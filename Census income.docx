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AF6E9" w14:textId="77777777" w:rsidR="00237BF3" w:rsidRPr="003D422A" w:rsidRDefault="00237BF3" w:rsidP="00237BF3">
      <w:pPr>
        <w:shd w:val="clear" w:color="auto" w:fill="FFFFFF"/>
        <w:spacing w:after="0" w:line="240" w:lineRule="auto"/>
        <w:jc w:val="center"/>
        <w:rPr>
          <w:rFonts w:ascii="Arial" w:eastAsia="Times New Roman" w:hAnsi="Arial" w:cs="Arial"/>
          <w:b/>
          <w:bCs/>
          <w:color w:val="0070C0"/>
          <w:sz w:val="44"/>
          <w:szCs w:val="44"/>
          <w:u w:val="single"/>
          <w:lang w:eastAsia="en-IN"/>
        </w:rPr>
      </w:pPr>
      <w:r w:rsidRPr="003D422A">
        <w:rPr>
          <w:rFonts w:ascii="Arial" w:eastAsia="Times New Roman" w:hAnsi="Arial" w:cs="Arial"/>
          <w:b/>
          <w:bCs/>
          <w:color w:val="0070C0"/>
          <w:sz w:val="44"/>
          <w:szCs w:val="44"/>
          <w:u w:val="single"/>
          <w:lang w:eastAsia="en-IN"/>
        </w:rPr>
        <w:t>Census Income Project</w:t>
      </w:r>
    </w:p>
    <w:p w14:paraId="709ACE81" w14:textId="77777777" w:rsidR="003D422A" w:rsidRDefault="003D422A" w:rsidP="00237BF3">
      <w:pPr>
        <w:shd w:val="clear" w:color="auto" w:fill="FFFFFF"/>
        <w:spacing w:after="0" w:line="240" w:lineRule="auto"/>
        <w:rPr>
          <w:rFonts w:ascii="Arial" w:eastAsia="Times New Roman" w:hAnsi="Arial" w:cs="Arial"/>
          <w:color w:val="000000"/>
          <w:spacing w:val="2"/>
          <w:sz w:val="40"/>
          <w:szCs w:val="40"/>
          <w:lang w:eastAsia="en-IN"/>
        </w:rPr>
      </w:pPr>
    </w:p>
    <w:p w14:paraId="37DF39A3" w14:textId="79168936" w:rsidR="00237BF3" w:rsidRPr="003D422A" w:rsidRDefault="00237BF3" w:rsidP="00237BF3">
      <w:pPr>
        <w:shd w:val="clear" w:color="auto" w:fill="FFFFFF"/>
        <w:spacing w:after="0" w:line="240" w:lineRule="auto"/>
        <w:rPr>
          <w:rFonts w:ascii="Arial" w:eastAsia="Times New Roman" w:hAnsi="Arial" w:cs="Arial"/>
          <w:b/>
          <w:bCs/>
          <w:color w:val="000000"/>
          <w:spacing w:val="2"/>
          <w:sz w:val="36"/>
          <w:szCs w:val="36"/>
          <w:u w:val="single"/>
          <w:lang w:eastAsia="en-IN"/>
        </w:rPr>
      </w:pPr>
      <w:r w:rsidRPr="003D422A">
        <w:rPr>
          <w:rFonts w:ascii="Arial" w:eastAsia="Times New Roman" w:hAnsi="Arial" w:cs="Arial"/>
          <w:b/>
          <w:bCs/>
          <w:color w:val="000000"/>
          <w:spacing w:val="2"/>
          <w:sz w:val="36"/>
          <w:szCs w:val="36"/>
          <w:u w:val="single"/>
          <w:lang w:eastAsia="en-IN"/>
        </w:rPr>
        <w:t>Problem Statement:</w:t>
      </w:r>
    </w:p>
    <w:p w14:paraId="09B2F8C3" w14:textId="77777777" w:rsidR="00237BF3" w:rsidRPr="003D422A" w:rsidRDefault="00237BF3" w:rsidP="00237BF3">
      <w:pPr>
        <w:shd w:val="clear" w:color="auto" w:fill="FFFFFF"/>
        <w:spacing w:after="158" w:line="240" w:lineRule="auto"/>
        <w:textAlignment w:val="baseline"/>
        <w:rPr>
          <w:rFonts w:ascii="Arial" w:eastAsia="Times New Roman" w:hAnsi="Arial" w:cs="Arial"/>
          <w:b/>
          <w:bCs/>
          <w:color w:val="000000"/>
          <w:sz w:val="21"/>
          <w:szCs w:val="21"/>
          <w:lang w:eastAsia="en-IN"/>
        </w:rPr>
      </w:pPr>
    </w:p>
    <w:p w14:paraId="31FDFC73" w14:textId="1980BDE6" w:rsidR="00237BF3" w:rsidRPr="00BB104A" w:rsidRDefault="00237BF3" w:rsidP="00237BF3">
      <w:pPr>
        <w:shd w:val="clear" w:color="auto" w:fill="FFFFFF"/>
        <w:spacing w:after="0" w:line="240" w:lineRule="auto"/>
        <w:textAlignment w:val="baseline"/>
        <w:rPr>
          <w:rFonts w:ascii="Arial" w:eastAsia="Times New Roman" w:hAnsi="Arial" w:cs="Arial"/>
          <w:color w:val="000000"/>
          <w:sz w:val="20"/>
          <w:szCs w:val="20"/>
          <w:lang w:eastAsia="en-IN"/>
        </w:rPr>
      </w:pPr>
      <w:r w:rsidRPr="00BB104A">
        <w:rPr>
          <w:rFonts w:ascii="Arial" w:eastAsia="Times New Roman" w:hAnsi="Arial" w:cs="Arial"/>
          <w:color w:val="000000"/>
          <w:sz w:val="20"/>
          <w:szCs w:val="20"/>
          <w:lang w:eastAsia="en-IN"/>
        </w:rPr>
        <w:t>This data was extracted from the </w:t>
      </w:r>
      <w:hyperlink r:id="rId5" w:history="1">
        <w:r w:rsidRPr="00BB104A">
          <w:rPr>
            <w:rFonts w:ascii="Arial" w:eastAsia="Times New Roman" w:hAnsi="Arial" w:cs="Arial"/>
            <w:color w:val="008ABC"/>
            <w:sz w:val="20"/>
            <w:szCs w:val="20"/>
            <w:u w:val="single"/>
            <w:bdr w:val="none" w:sz="0" w:space="0" w:color="auto" w:frame="1"/>
            <w:lang w:eastAsia="en-IN"/>
          </w:rPr>
          <w:t>1994 Census bureau database</w:t>
        </w:r>
      </w:hyperlink>
      <w:r w:rsidRPr="00BB104A">
        <w:rPr>
          <w:rFonts w:ascii="Arial" w:eastAsia="Times New Roman" w:hAnsi="Arial" w:cs="Arial"/>
          <w:color w:val="000000"/>
          <w:sz w:val="20"/>
          <w:szCs w:val="20"/>
          <w:lang w:eastAsia="en-IN"/>
        </w:rPr>
        <w:t xml:space="preserve"> by Ronny </w:t>
      </w:r>
      <w:proofErr w:type="spellStart"/>
      <w:r w:rsidRPr="00BB104A">
        <w:rPr>
          <w:rFonts w:ascii="Arial" w:eastAsia="Times New Roman" w:hAnsi="Arial" w:cs="Arial"/>
          <w:color w:val="000000"/>
          <w:sz w:val="20"/>
          <w:szCs w:val="20"/>
          <w:lang w:eastAsia="en-IN"/>
        </w:rPr>
        <w:t>Kohavi</w:t>
      </w:r>
      <w:proofErr w:type="spellEnd"/>
      <w:r w:rsidRPr="00BB104A">
        <w:rPr>
          <w:rFonts w:ascii="Arial" w:eastAsia="Times New Roman" w:hAnsi="Arial" w:cs="Arial"/>
          <w:color w:val="000000"/>
          <w:sz w:val="20"/>
          <w:szCs w:val="20"/>
          <w:lang w:eastAsia="en-IN"/>
        </w:rPr>
        <w:t xml:space="preserve"> and Barry Becker (Data Mining and Visualization, Silicon Graphics). A set of reasonably clean records was extracted using the following conditions: ((AAGE&gt;16) &amp;&amp; (AGI&gt;100) &amp;&amp; (AFNLWGT&gt;1) &amp;&amp; (HRSWK&gt;0)). </w:t>
      </w:r>
      <w:r w:rsidRPr="00BB104A">
        <w:rPr>
          <w:rFonts w:ascii="Arial" w:eastAsia="Times New Roman" w:hAnsi="Arial" w:cs="Arial"/>
          <w:color w:val="000000"/>
          <w:sz w:val="20"/>
          <w:szCs w:val="20"/>
          <w:bdr w:val="none" w:sz="0" w:space="0" w:color="auto" w:frame="1"/>
          <w:lang w:eastAsia="en-IN"/>
        </w:rPr>
        <w:t>The prediction task is to determine whether a person makes over $50K a year</w:t>
      </w:r>
      <w:r w:rsidRPr="00BB104A">
        <w:rPr>
          <w:rFonts w:ascii="Arial" w:eastAsia="Times New Roman" w:hAnsi="Arial" w:cs="Arial"/>
          <w:color w:val="000000"/>
          <w:sz w:val="20"/>
          <w:szCs w:val="20"/>
          <w:lang w:eastAsia="en-IN"/>
        </w:rPr>
        <w:t>.</w:t>
      </w:r>
    </w:p>
    <w:p w14:paraId="7B01DA9F" w14:textId="112CFD33" w:rsidR="00EF63CF" w:rsidRPr="00BB104A" w:rsidRDefault="00EF63CF" w:rsidP="00237BF3">
      <w:pPr>
        <w:shd w:val="clear" w:color="auto" w:fill="FFFFFF"/>
        <w:spacing w:after="0" w:line="240" w:lineRule="auto"/>
        <w:textAlignment w:val="baseline"/>
        <w:rPr>
          <w:rFonts w:ascii="Arial" w:eastAsia="Times New Roman" w:hAnsi="Arial" w:cs="Arial"/>
          <w:color w:val="000000"/>
          <w:sz w:val="20"/>
          <w:szCs w:val="20"/>
          <w:lang w:eastAsia="en-IN"/>
        </w:rPr>
      </w:pPr>
    </w:p>
    <w:p w14:paraId="05FA55B0" w14:textId="2EF0FAE6" w:rsidR="00EF63CF" w:rsidRPr="00BB104A" w:rsidRDefault="00EF63CF" w:rsidP="00237BF3">
      <w:pPr>
        <w:shd w:val="clear" w:color="auto" w:fill="FFFFFF"/>
        <w:spacing w:after="0" w:line="240" w:lineRule="auto"/>
        <w:textAlignment w:val="baseline"/>
        <w:rPr>
          <w:rFonts w:ascii="Arial" w:eastAsia="Times New Roman" w:hAnsi="Arial" w:cs="Arial"/>
          <w:color w:val="000000"/>
          <w:sz w:val="20"/>
          <w:szCs w:val="20"/>
          <w:lang w:eastAsia="en-IN"/>
        </w:rPr>
      </w:pPr>
      <w:r w:rsidRPr="00BB104A">
        <w:rPr>
          <w:rFonts w:ascii="Arial" w:eastAsia="Times New Roman" w:hAnsi="Arial" w:cs="Arial"/>
          <w:color w:val="000000"/>
          <w:sz w:val="20"/>
          <w:szCs w:val="20"/>
          <w:lang w:eastAsia="en-IN"/>
        </w:rPr>
        <w:t>Attribute information:</w:t>
      </w:r>
    </w:p>
    <w:p w14:paraId="46118C5F" w14:textId="77777777" w:rsidR="00EF63CF" w:rsidRPr="00EF63CF" w:rsidRDefault="00EF63CF" w:rsidP="00EF63CF">
      <w:pPr>
        <w:shd w:val="clear" w:color="auto" w:fill="FFFFFF"/>
        <w:spacing w:before="158" w:after="158"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lang w:eastAsia="en-IN"/>
        </w:rPr>
        <w:t>The data contains the following columns, along with a brief description of the data type (either "continuous" for numerical values, or a list of categorical values):</w:t>
      </w:r>
    </w:p>
    <w:p w14:paraId="2A42F75F"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age</w:t>
      </w:r>
      <w:r w:rsidRPr="00EF63CF">
        <w:rPr>
          <w:rFonts w:ascii="Arial" w:eastAsia="Times New Roman" w:hAnsi="Arial" w:cs="Arial"/>
          <w:sz w:val="20"/>
          <w:szCs w:val="20"/>
          <w:lang w:eastAsia="en-IN"/>
        </w:rPr>
        <w:t>: continuous.</w:t>
      </w:r>
    </w:p>
    <w:p w14:paraId="6618CFB3"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proofErr w:type="spellStart"/>
      <w:r w:rsidRPr="00EF63CF">
        <w:rPr>
          <w:rFonts w:ascii="Arial" w:eastAsia="Times New Roman" w:hAnsi="Arial" w:cs="Arial"/>
          <w:sz w:val="20"/>
          <w:szCs w:val="20"/>
          <w:bdr w:val="none" w:sz="0" w:space="0" w:color="auto" w:frame="1"/>
          <w:lang w:eastAsia="en-IN"/>
        </w:rPr>
        <w:t>workclass</w:t>
      </w:r>
      <w:proofErr w:type="spellEnd"/>
      <w:r w:rsidRPr="00EF63CF">
        <w:rPr>
          <w:rFonts w:ascii="Arial" w:eastAsia="Times New Roman" w:hAnsi="Arial" w:cs="Arial"/>
          <w:sz w:val="20"/>
          <w:szCs w:val="20"/>
          <w:lang w:eastAsia="en-IN"/>
        </w:rPr>
        <w:t>: Private, Self-emp-not-</w:t>
      </w:r>
      <w:proofErr w:type="spellStart"/>
      <w:r w:rsidRPr="00EF63CF">
        <w:rPr>
          <w:rFonts w:ascii="Arial" w:eastAsia="Times New Roman" w:hAnsi="Arial" w:cs="Arial"/>
          <w:sz w:val="20"/>
          <w:szCs w:val="20"/>
          <w:lang w:eastAsia="en-IN"/>
        </w:rPr>
        <w:t>inc</w:t>
      </w:r>
      <w:proofErr w:type="spellEnd"/>
      <w:r w:rsidRPr="00EF63CF">
        <w:rPr>
          <w:rFonts w:ascii="Arial" w:eastAsia="Times New Roman" w:hAnsi="Arial" w:cs="Arial"/>
          <w:sz w:val="20"/>
          <w:szCs w:val="20"/>
          <w:lang w:eastAsia="en-IN"/>
        </w:rPr>
        <w:t>, Self-emp-</w:t>
      </w:r>
      <w:proofErr w:type="spellStart"/>
      <w:r w:rsidRPr="00EF63CF">
        <w:rPr>
          <w:rFonts w:ascii="Arial" w:eastAsia="Times New Roman" w:hAnsi="Arial" w:cs="Arial"/>
          <w:sz w:val="20"/>
          <w:szCs w:val="20"/>
          <w:lang w:eastAsia="en-IN"/>
        </w:rPr>
        <w:t>inc</w:t>
      </w:r>
      <w:proofErr w:type="spellEnd"/>
      <w:r w:rsidRPr="00EF63CF">
        <w:rPr>
          <w:rFonts w:ascii="Arial" w:eastAsia="Times New Roman" w:hAnsi="Arial" w:cs="Arial"/>
          <w:sz w:val="20"/>
          <w:szCs w:val="20"/>
          <w:lang w:eastAsia="en-IN"/>
        </w:rPr>
        <w:t>, Federal-gov, Local-gov, State-gov, Without-pay, Never-worked.</w:t>
      </w:r>
    </w:p>
    <w:p w14:paraId="60E4FE36"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proofErr w:type="spellStart"/>
      <w:r w:rsidRPr="00EF63CF">
        <w:rPr>
          <w:rFonts w:ascii="Arial" w:eastAsia="Times New Roman" w:hAnsi="Arial" w:cs="Arial"/>
          <w:sz w:val="20"/>
          <w:szCs w:val="20"/>
          <w:bdr w:val="none" w:sz="0" w:space="0" w:color="auto" w:frame="1"/>
          <w:lang w:eastAsia="en-IN"/>
        </w:rPr>
        <w:t>fnlwgt</w:t>
      </w:r>
      <w:proofErr w:type="spellEnd"/>
      <w:r w:rsidRPr="00EF63CF">
        <w:rPr>
          <w:rFonts w:ascii="Arial" w:eastAsia="Times New Roman" w:hAnsi="Arial" w:cs="Arial"/>
          <w:sz w:val="20"/>
          <w:szCs w:val="20"/>
          <w:lang w:eastAsia="en-IN"/>
        </w:rPr>
        <w:t>: continuous.</w:t>
      </w:r>
    </w:p>
    <w:p w14:paraId="4BF944F1"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education</w:t>
      </w:r>
      <w:r w:rsidRPr="00EF63CF">
        <w:rPr>
          <w:rFonts w:ascii="Arial" w:eastAsia="Times New Roman" w:hAnsi="Arial" w:cs="Arial"/>
          <w:sz w:val="20"/>
          <w:szCs w:val="20"/>
          <w:lang w:eastAsia="en-IN"/>
        </w:rPr>
        <w:t>: Bachelors, Some-college, 11th, HS-grad, Prof-school, Assoc-</w:t>
      </w:r>
      <w:proofErr w:type="spellStart"/>
      <w:r w:rsidRPr="00EF63CF">
        <w:rPr>
          <w:rFonts w:ascii="Arial" w:eastAsia="Times New Roman" w:hAnsi="Arial" w:cs="Arial"/>
          <w:sz w:val="20"/>
          <w:szCs w:val="20"/>
          <w:lang w:eastAsia="en-IN"/>
        </w:rPr>
        <w:t>acdm</w:t>
      </w:r>
      <w:proofErr w:type="spellEnd"/>
      <w:r w:rsidRPr="00EF63CF">
        <w:rPr>
          <w:rFonts w:ascii="Arial" w:eastAsia="Times New Roman" w:hAnsi="Arial" w:cs="Arial"/>
          <w:sz w:val="20"/>
          <w:szCs w:val="20"/>
          <w:lang w:eastAsia="en-IN"/>
        </w:rPr>
        <w:t>, Assoc-</w:t>
      </w:r>
      <w:proofErr w:type="spellStart"/>
      <w:r w:rsidRPr="00EF63CF">
        <w:rPr>
          <w:rFonts w:ascii="Arial" w:eastAsia="Times New Roman" w:hAnsi="Arial" w:cs="Arial"/>
          <w:sz w:val="20"/>
          <w:szCs w:val="20"/>
          <w:lang w:eastAsia="en-IN"/>
        </w:rPr>
        <w:t>voc</w:t>
      </w:r>
      <w:proofErr w:type="spellEnd"/>
      <w:r w:rsidRPr="00EF63CF">
        <w:rPr>
          <w:rFonts w:ascii="Arial" w:eastAsia="Times New Roman" w:hAnsi="Arial" w:cs="Arial"/>
          <w:sz w:val="20"/>
          <w:szCs w:val="20"/>
          <w:lang w:eastAsia="en-IN"/>
        </w:rPr>
        <w:t>, 9th, 7th-8th, 12th, Masters, 1st-4th, 10th, Doctorate, 5th-6th, Preschool.</w:t>
      </w:r>
    </w:p>
    <w:p w14:paraId="34D6BDE6"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education-</w:t>
      </w:r>
      <w:proofErr w:type="spellStart"/>
      <w:r w:rsidRPr="00EF63CF">
        <w:rPr>
          <w:rFonts w:ascii="Arial" w:eastAsia="Times New Roman" w:hAnsi="Arial" w:cs="Arial"/>
          <w:sz w:val="20"/>
          <w:szCs w:val="20"/>
          <w:bdr w:val="none" w:sz="0" w:space="0" w:color="auto" w:frame="1"/>
          <w:lang w:eastAsia="en-IN"/>
        </w:rPr>
        <w:t>num</w:t>
      </w:r>
      <w:proofErr w:type="spellEnd"/>
      <w:r w:rsidRPr="00EF63CF">
        <w:rPr>
          <w:rFonts w:ascii="Arial" w:eastAsia="Times New Roman" w:hAnsi="Arial" w:cs="Arial"/>
          <w:sz w:val="20"/>
          <w:szCs w:val="20"/>
          <w:lang w:eastAsia="en-IN"/>
        </w:rPr>
        <w:t>: continuous.</w:t>
      </w:r>
    </w:p>
    <w:p w14:paraId="2D3FED0F"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marital-status</w:t>
      </w:r>
      <w:r w:rsidRPr="00EF63CF">
        <w:rPr>
          <w:rFonts w:ascii="Arial" w:eastAsia="Times New Roman" w:hAnsi="Arial" w:cs="Arial"/>
          <w:sz w:val="20"/>
          <w:szCs w:val="20"/>
          <w:lang w:eastAsia="en-IN"/>
        </w:rPr>
        <w:t>: Married-civ-spouse, Divorced, Never-married, Separated, Widowed, Married-spouse-absent, Married-AF-spouse.</w:t>
      </w:r>
    </w:p>
    <w:p w14:paraId="08761D63"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occupation</w:t>
      </w:r>
      <w:r w:rsidRPr="00EF63CF">
        <w:rPr>
          <w:rFonts w:ascii="Arial" w:eastAsia="Times New Roman" w:hAnsi="Arial" w:cs="Arial"/>
          <w:sz w:val="20"/>
          <w:szCs w:val="20"/>
          <w:lang w:eastAsia="en-IN"/>
        </w:rPr>
        <w:t>: Tech-support, Craft-repair, Other-service, Sales, Exec-managerial, Prof-specialty, Handlers-cleaners, Machine-op-</w:t>
      </w:r>
      <w:proofErr w:type="spellStart"/>
      <w:r w:rsidRPr="00EF63CF">
        <w:rPr>
          <w:rFonts w:ascii="Arial" w:eastAsia="Times New Roman" w:hAnsi="Arial" w:cs="Arial"/>
          <w:sz w:val="20"/>
          <w:szCs w:val="20"/>
          <w:lang w:eastAsia="en-IN"/>
        </w:rPr>
        <w:t>inspct</w:t>
      </w:r>
      <w:proofErr w:type="spellEnd"/>
      <w:r w:rsidRPr="00EF63CF">
        <w:rPr>
          <w:rFonts w:ascii="Arial" w:eastAsia="Times New Roman" w:hAnsi="Arial" w:cs="Arial"/>
          <w:sz w:val="20"/>
          <w:szCs w:val="20"/>
          <w:lang w:eastAsia="en-IN"/>
        </w:rPr>
        <w:t xml:space="preserve">, </w:t>
      </w:r>
      <w:proofErr w:type="spellStart"/>
      <w:r w:rsidRPr="00EF63CF">
        <w:rPr>
          <w:rFonts w:ascii="Arial" w:eastAsia="Times New Roman" w:hAnsi="Arial" w:cs="Arial"/>
          <w:sz w:val="20"/>
          <w:szCs w:val="20"/>
          <w:lang w:eastAsia="en-IN"/>
        </w:rPr>
        <w:t>Adm</w:t>
      </w:r>
      <w:proofErr w:type="spellEnd"/>
      <w:r w:rsidRPr="00EF63CF">
        <w:rPr>
          <w:rFonts w:ascii="Arial" w:eastAsia="Times New Roman" w:hAnsi="Arial" w:cs="Arial"/>
          <w:sz w:val="20"/>
          <w:szCs w:val="20"/>
          <w:lang w:eastAsia="en-IN"/>
        </w:rPr>
        <w:t xml:space="preserve">-clerical, Farming-fishing, Transport-moving, </w:t>
      </w:r>
      <w:proofErr w:type="spellStart"/>
      <w:r w:rsidRPr="00EF63CF">
        <w:rPr>
          <w:rFonts w:ascii="Arial" w:eastAsia="Times New Roman" w:hAnsi="Arial" w:cs="Arial"/>
          <w:sz w:val="20"/>
          <w:szCs w:val="20"/>
          <w:lang w:eastAsia="en-IN"/>
        </w:rPr>
        <w:t>Priv</w:t>
      </w:r>
      <w:proofErr w:type="spellEnd"/>
      <w:r w:rsidRPr="00EF63CF">
        <w:rPr>
          <w:rFonts w:ascii="Arial" w:eastAsia="Times New Roman" w:hAnsi="Arial" w:cs="Arial"/>
          <w:sz w:val="20"/>
          <w:szCs w:val="20"/>
          <w:lang w:eastAsia="en-IN"/>
        </w:rPr>
        <w:t>-house-</w:t>
      </w:r>
      <w:proofErr w:type="spellStart"/>
      <w:r w:rsidRPr="00EF63CF">
        <w:rPr>
          <w:rFonts w:ascii="Arial" w:eastAsia="Times New Roman" w:hAnsi="Arial" w:cs="Arial"/>
          <w:sz w:val="20"/>
          <w:szCs w:val="20"/>
          <w:lang w:eastAsia="en-IN"/>
        </w:rPr>
        <w:t>serv</w:t>
      </w:r>
      <w:proofErr w:type="spellEnd"/>
      <w:r w:rsidRPr="00EF63CF">
        <w:rPr>
          <w:rFonts w:ascii="Arial" w:eastAsia="Times New Roman" w:hAnsi="Arial" w:cs="Arial"/>
          <w:sz w:val="20"/>
          <w:szCs w:val="20"/>
          <w:lang w:eastAsia="en-IN"/>
        </w:rPr>
        <w:t>, Protective-</w:t>
      </w:r>
      <w:proofErr w:type="spellStart"/>
      <w:r w:rsidRPr="00EF63CF">
        <w:rPr>
          <w:rFonts w:ascii="Arial" w:eastAsia="Times New Roman" w:hAnsi="Arial" w:cs="Arial"/>
          <w:sz w:val="20"/>
          <w:szCs w:val="20"/>
          <w:lang w:eastAsia="en-IN"/>
        </w:rPr>
        <w:t>serv</w:t>
      </w:r>
      <w:proofErr w:type="spellEnd"/>
      <w:r w:rsidRPr="00EF63CF">
        <w:rPr>
          <w:rFonts w:ascii="Arial" w:eastAsia="Times New Roman" w:hAnsi="Arial" w:cs="Arial"/>
          <w:sz w:val="20"/>
          <w:szCs w:val="20"/>
          <w:lang w:eastAsia="en-IN"/>
        </w:rPr>
        <w:t>, Armed-Forces.</w:t>
      </w:r>
    </w:p>
    <w:p w14:paraId="365216A3"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relationship</w:t>
      </w:r>
      <w:r w:rsidRPr="00EF63CF">
        <w:rPr>
          <w:rFonts w:ascii="Arial" w:eastAsia="Times New Roman" w:hAnsi="Arial" w:cs="Arial"/>
          <w:sz w:val="20"/>
          <w:szCs w:val="20"/>
          <w:lang w:eastAsia="en-IN"/>
        </w:rPr>
        <w:t>: Wife, Own-child, Husband, Not-in-family, Other-relative, Unmarried.</w:t>
      </w:r>
    </w:p>
    <w:p w14:paraId="063B437C"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race</w:t>
      </w:r>
      <w:r w:rsidRPr="00EF63CF">
        <w:rPr>
          <w:rFonts w:ascii="Arial" w:eastAsia="Times New Roman" w:hAnsi="Arial" w:cs="Arial"/>
          <w:sz w:val="20"/>
          <w:szCs w:val="20"/>
          <w:lang w:eastAsia="en-IN"/>
        </w:rPr>
        <w:t>: White, Asian-Pac-Islander, Amer-Indian-Eskimo, Other, Black.</w:t>
      </w:r>
    </w:p>
    <w:p w14:paraId="2A989E7A"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sex</w:t>
      </w:r>
      <w:r w:rsidRPr="00EF63CF">
        <w:rPr>
          <w:rFonts w:ascii="Arial" w:eastAsia="Times New Roman" w:hAnsi="Arial" w:cs="Arial"/>
          <w:sz w:val="20"/>
          <w:szCs w:val="20"/>
          <w:lang w:eastAsia="en-IN"/>
        </w:rPr>
        <w:t>: Female, Male.</w:t>
      </w:r>
    </w:p>
    <w:p w14:paraId="3C046B2A"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capital-gain</w:t>
      </w:r>
      <w:r w:rsidRPr="00EF63CF">
        <w:rPr>
          <w:rFonts w:ascii="Arial" w:eastAsia="Times New Roman" w:hAnsi="Arial" w:cs="Arial"/>
          <w:sz w:val="20"/>
          <w:szCs w:val="20"/>
          <w:lang w:eastAsia="en-IN"/>
        </w:rPr>
        <w:t>: continuous.</w:t>
      </w:r>
    </w:p>
    <w:p w14:paraId="108FF09E"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capital-loss</w:t>
      </w:r>
      <w:r w:rsidRPr="00EF63CF">
        <w:rPr>
          <w:rFonts w:ascii="Arial" w:eastAsia="Times New Roman" w:hAnsi="Arial" w:cs="Arial"/>
          <w:sz w:val="20"/>
          <w:szCs w:val="20"/>
          <w:lang w:eastAsia="en-IN"/>
        </w:rPr>
        <w:t>: continuous.</w:t>
      </w:r>
    </w:p>
    <w:p w14:paraId="7D0EA660" w14:textId="77777777"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hours-per-week</w:t>
      </w:r>
      <w:r w:rsidRPr="00EF63CF">
        <w:rPr>
          <w:rFonts w:ascii="Arial" w:eastAsia="Times New Roman" w:hAnsi="Arial" w:cs="Arial"/>
          <w:sz w:val="20"/>
          <w:szCs w:val="20"/>
          <w:lang w:eastAsia="en-IN"/>
        </w:rPr>
        <w:t>: continuous.</w:t>
      </w:r>
    </w:p>
    <w:p w14:paraId="3611ADEE" w14:textId="142AA10A" w:rsidR="00EF63CF" w:rsidRPr="00BB104A"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EF63CF">
        <w:rPr>
          <w:rFonts w:ascii="Arial" w:eastAsia="Times New Roman" w:hAnsi="Arial" w:cs="Arial"/>
          <w:sz w:val="20"/>
          <w:szCs w:val="20"/>
          <w:bdr w:val="none" w:sz="0" w:space="0" w:color="auto" w:frame="1"/>
          <w:lang w:eastAsia="en-IN"/>
        </w:rPr>
        <w:t>native-country</w:t>
      </w:r>
      <w:r w:rsidRPr="00EF63CF">
        <w:rPr>
          <w:rFonts w:ascii="Arial" w:eastAsia="Times New Roman" w:hAnsi="Arial" w:cs="Arial"/>
          <w:sz w:val="20"/>
          <w:szCs w:val="20"/>
          <w:lang w:eastAsia="en-IN"/>
        </w:rPr>
        <w:t xml:space="preserve">: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EF63CF">
        <w:rPr>
          <w:rFonts w:ascii="Arial" w:eastAsia="Times New Roman" w:hAnsi="Arial" w:cs="Arial"/>
          <w:sz w:val="20"/>
          <w:szCs w:val="20"/>
          <w:lang w:eastAsia="en-IN"/>
        </w:rPr>
        <w:t>Trinadad</w:t>
      </w:r>
      <w:proofErr w:type="spellEnd"/>
      <w:r w:rsidR="00BB104A">
        <w:rPr>
          <w:rFonts w:ascii="Arial" w:eastAsia="Times New Roman" w:hAnsi="Arial" w:cs="Arial"/>
          <w:sz w:val="20"/>
          <w:szCs w:val="20"/>
          <w:lang w:eastAsia="en-IN"/>
        </w:rPr>
        <w:t xml:space="preserve"> </w:t>
      </w:r>
      <w:r w:rsidRPr="00EF63CF">
        <w:rPr>
          <w:rFonts w:ascii="Arial" w:eastAsia="Times New Roman" w:hAnsi="Arial" w:cs="Arial"/>
          <w:sz w:val="20"/>
          <w:szCs w:val="20"/>
          <w:lang w:eastAsia="en-IN"/>
        </w:rPr>
        <w:t>&amp;</w:t>
      </w:r>
      <w:r w:rsidR="00BB104A">
        <w:rPr>
          <w:rFonts w:ascii="Arial" w:eastAsia="Times New Roman" w:hAnsi="Arial" w:cs="Arial"/>
          <w:sz w:val="20"/>
          <w:szCs w:val="20"/>
          <w:lang w:eastAsia="en-IN"/>
        </w:rPr>
        <w:t xml:space="preserve"> </w:t>
      </w:r>
      <w:r w:rsidRPr="00EF63CF">
        <w:rPr>
          <w:rFonts w:ascii="Arial" w:eastAsia="Times New Roman" w:hAnsi="Arial" w:cs="Arial"/>
          <w:sz w:val="20"/>
          <w:szCs w:val="20"/>
          <w:lang w:eastAsia="en-IN"/>
        </w:rPr>
        <w:t xml:space="preserve">Tobago, Peru, Hong, </w:t>
      </w:r>
      <w:proofErr w:type="spellStart"/>
      <w:r w:rsidRPr="00EF63CF">
        <w:rPr>
          <w:rFonts w:ascii="Arial" w:eastAsia="Times New Roman" w:hAnsi="Arial" w:cs="Arial"/>
          <w:sz w:val="20"/>
          <w:szCs w:val="20"/>
          <w:lang w:eastAsia="en-IN"/>
        </w:rPr>
        <w:t>Holand</w:t>
      </w:r>
      <w:proofErr w:type="spellEnd"/>
      <w:r w:rsidR="00BB104A">
        <w:rPr>
          <w:rFonts w:ascii="Arial" w:eastAsia="Times New Roman" w:hAnsi="Arial" w:cs="Arial"/>
          <w:sz w:val="20"/>
          <w:szCs w:val="20"/>
          <w:lang w:eastAsia="en-IN"/>
        </w:rPr>
        <w:t xml:space="preserve"> </w:t>
      </w:r>
      <w:r w:rsidRPr="00EF63CF">
        <w:rPr>
          <w:rFonts w:ascii="Arial" w:eastAsia="Times New Roman" w:hAnsi="Arial" w:cs="Arial"/>
          <w:sz w:val="20"/>
          <w:szCs w:val="20"/>
          <w:lang w:eastAsia="en-IN"/>
        </w:rPr>
        <w:t>-Netherlands.</w:t>
      </w:r>
    </w:p>
    <w:p w14:paraId="2CD3E6D6" w14:textId="61918C85" w:rsidR="00EF63CF" w:rsidRPr="00EF63CF" w:rsidRDefault="00EF63CF" w:rsidP="00EF63CF">
      <w:pPr>
        <w:numPr>
          <w:ilvl w:val="0"/>
          <w:numId w:val="5"/>
        </w:numPr>
        <w:shd w:val="clear" w:color="auto" w:fill="FFFFFF"/>
        <w:spacing w:after="0" w:line="240" w:lineRule="auto"/>
        <w:textAlignment w:val="baseline"/>
        <w:rPr>
          <w:rFonts w:ascii="Arial" w:eastAsia="Times New Roman" w:hAnsi="Arial" w:cs="Arial"/>
          <w:sz w:val="20"/>
          <w:szCs w:val="20"/>
          <w:lang w:eastAsia="en-IN"/>
        </w:rPr>
      </w:pPr>
      <w:r w:rsidRPr="00BB104A">
        <w:rPr>
          <w:rFonts w:ascii="Arial" w:eastAsia="Times New Roman" w:hAnsi="Arial" w:cs="Arial"/>
          <w:sz w:val="20"/>
          <w:szCs w:val="20"/>
          <w:bdr w:val="none" w:sz="0" w:space="0" w:color="auto" w:frame="1"/>
          <w:lang w:eastAsia="en-IN"/>
        </w:rPr>
        <w:t>Income</w:t>
      </w:r>
      <w:r w:rsidRPr="00BB104A">
        <w:rPr>
          <w:rFonts w:ascii="Arial" w:eastAsia="Times New Roman" w:hAnsi="Arial" w:cs="Arial"/>
          <w:sz w:val="20"/>
          <w:szCs w:val="20"/>
          <w:lang w:eastAsia="en-IN"/>
        </w:rPr>
        <w:t>: contains &gt;=50K or &lt;=50K</w:t>
      </w:r>
    </w:p>
    <w:p w14:paraId="6DD61A7A" w14:textId="77777777" w:rsidR="00EF63CF" w:rsidRPr="00BB104A" w:rsidRDefault="00EF63CF" w:rsidP="00237BF3">
      <w:pPr>
        <w:shd w:val="clear" w:color="auto" w:fill="FFFFFF"/>
        <w:spacing w:after="0" w:line="240" w:lineRule="auto"/>
        <w:textAlignment w:val="baseline"/>
        <w:rPr>
          <w:rFonts w:ascii="Arial" w:eastAsia="Times New Roman" w:hAnsi="Arial" w:cs="Arial"/>
          <w:color w:val="000000"/>
          <w:sz w:val="20"/>
          <w:szCs w:val="20"/>
          <w:lang w:eastAsia="en-IN"/>
        </w:rPr>
      </w:pPr>
    </w:p>
    <w:p w14:paraId="77CA96AC" w14:textId="79243130" w:rsidR="00237BF3" w:rsidRPr="003D422A" w:rsidRDefault="00237BF3" w:rsidP="00237BF3">
      <w:pPr>
        <w:shd w:val="clear" w:color="auto" w:fill="FFFFFF"/>
        <w:spacing w:before="480" w:after="240" w:line="240" w:lineRule="auto"/>
        <w:textAlignment w:val="baseline"/>
        <w:outlineLvl w:val="1"/>
        <w:rPr>
          <w:rFonts w:ascii="Arial" w:eastAsia="Times New Roman" w:hAnsi="Arial" w:cs="Arial"/>
          <w:b/>
          <w:bCs/>
          <w:color w:val="000000"/>
          <w:sz w:val="24"/>
          <w:szCs w:val="24"/>
          <w:lang w:eastAsia="en-IN"/>
        </w:rPr>
      </w:pPr>
      <w:r w:rsidRPr="003D422A">
        <w:rPr>
          <w:rFonts w:ascii="Arial" w:eastAsia="Times New Roman" w:hAnsi="Arial" w:cs="Arial"/>
          <w:b/>
          <w:bCs/>
          <w:color w:val="000000"/>
          <w:sz w:val="24"/>
          <w:szCs w:val="24"/>
          <w:lang w:eastAsia="en-IN"/>
        </w:rPr>
        <w:t xml:space="preserve">Description of </w:t>
      </w:r>
      <w:proofErr w:type="spellStart"/>
      <w:r w:rsidRPr="003D422A">
        <w:rPr>
          <w:rFonts w:ascii="Arial" w:eastAsia="Times New Roman" w:hAnsi="Arial" w:cs="Arial"/>
          <w:b/>
          <w:bCs/>
          <w:color w:val="000000"/>
          <w:sz w:val="24"/>
          <w:szCs w:val="24"/>
          <w:lang w:eastAsia="en-IN"/>
        </w:rPr>
        <w:t>fnlwgt</w:t>
      </w:r>
      <w:proofErr w:type="spellEnd"/>
      <w:r w:rsidRPr="003D422A">
        <w:rPr>
          <w:rFonts w:ascii="Arial" w:eastAsia="Times New Roman" w:hAnsi="Arial" w:cs="Arial"/>
          <w:b/>
          <w:bCs/>
          <w:color w:val="000000"/>
          <w:sz w:val="24"/>
          <w:szCs w:val="24"/>
          <w:lang w:eastAsia="en-IN"/>
        </w:rPr>
        <w:t xml:space="preserve"> (final weight)</w:t>
      </w:r>
      <w:r w:rsidR="003D422A">
        <w:rPr>
          <w:rFonts w:ascii="Arial" w:eastAsia="Times New Roman" w:hAnsi="Arial" w:cs="Arial"/>
          <w:b/>
          <w:bCs/>
          <w:color w:val="000000"/>
          <w:sz w:val="24"/>
          <w:szCs w:val="24"/>
          <w:lang w:eastAsia="en-IN"/>
        </w:rPr>
        <w:t>:</w:t>
      </w:r>
    </w:p>
    <w:p w14:paraId="32034EF4" w14:textId="77777777" w:rsidR="00237BF3" w:rsidRPr="003D422A" w:rsidRDefault="00237BF3" w:rsidP="00237BF3">
      <w:pPr>
        <w:shd w:val="clear" w:color="auto" w:fill="FFFFFF"/>
        <w:spacing w:before="158" w:after="158" w:line="240" w:lineRule="auto"/>
        <w:textAlignment w:val="baseline"/>
        <w:rPr>
          <w:rFonts w:ascii="Arial" w:eastAsia="Times New Roman" w:hAnsi="Arial" w:cs="Arial"/>
          <w:color w:val="000000"/>
          <w:sz w:val="20"/>
          <w:szCs w:val="20"/>
          <w:lang w:eastAsia="en-IN"/>
        </w:rPr>
      </w:pPr>
      <w:r w:rsidRPr="003D422A">
        <w:rPr>
          <w:rFonts w:ascii="Arial" w:eastAsia="Times New Roman" w:hAnsi="Arial" w:cs="Arial"/>
          <w:color w:val="000000"/>
          <w:sz w:val="20"/>
          <w:szCs w:val="20"/>
          <w:lang w:eastAsia="en-IN"/>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43F8B3E4" w14:textId="77777777" w:rsidR="00237BF3" w:rsidRPr="003D422A" w:rsidRDefault="00237BF3" w:rsidP="00237BF3">
      <w:pPr>
        <w:numPr>
          <w:ilvl w:val="0"/>
          <w:numId w:val="1"/>
        </w:numPr>
        <w:shd w:val="clear" w:color="auto" w:fill="FFFFFF"/>
        <w:spacing w:after="0" w:line="240" w:lineRule="auto"/>
        <w:textAlignment w:val="baseline"/>
        <w:rPr>
          <w:rFonts w:ascii="Arial" w:eastAsia="Times New Roman" w:hAnsi="Arial" w:cs="Arial"/>
          <w:color w:val="000000"/>
          <w:sz w:val="20"/>
          <w:szCs w:val="20"/>
          <w:lang w:eastAsia="en-IN"/>
        </w:rPr>
      </w:pPr>
      <w:r w:rsidRPr="003D422A">
        <w:rPr>
          <w:rFonts w:ascii="Arial" w:eastAsia="Times New Roman" w:hAnsi="Arial" w:cs="Arial"/>
          <w:color w:val="000000"/>
          <w:sz w:val="20"/>
          <w:szCs w:val="20"/>
          <w:lang w:eastAsia="en-IN"/>
        </w:rPr>
        <w:t xml:space="preserve">A single cell </w:t>
      </w:r>
      <w:proofErr w:type="gramStart"/>
      <w:r w:rsidRPr="003D422A">
        <w:rPr>
          <w:rFonts w:ascii="Arial" w:eastAsia="Times New Roman" w:hAnsi="Arial" w:cs="Arial"/>
          <w:color w:val="000000"/>
          <w:sz w:val="20"/>
          <w:szCs w:val="20"/>
          <w:lang w:eastAsia="en-IN"/>
        </w:rPr>
        <w:t>estimate</w:t>
      </w:r>
      <w:proofErr w:type="gramEnd"/>
      <w:r w:rsidRPr="003D422A">
        <w:rPr>
          <w:rFonts w:ascii="Arial" w:eastAsia="Times New Roman" w:hAnsi="Arial" w:cs="Arial"/>
          <w:color w:val="000000"/>
          <w:sz w:val="20"/>
          <w:szCs w:val="20"/>
          <w:lang w:eastAsia="en-IN"/>
        </w:rPr>
        <w:t xml:space="preserve"> of the population 16+ for each state.</w:t>
      </w:r>
    </w:p>
    <w:p w14:paraId="371A1615" w14:textId="77777777" w:rsidR="00237BF3" w:rsidRPr="003D422A" w:rsidRDefault="00237BF3" w:rsidP="00237BF3">
      <w:pPr>
        <w:numPr>
          <w:ilvl w:val="0"/>
          <w:numId w:val="1"/>
        </w:numPr>
        <w:shd w:val="clear" w:color="auto" w:fill="FFFFFF"/>
        <w:spacing w:after="0" w:line="240" w:lineRule="auto"/>
        <w:textAlignment w:val="baseline"/>
        <w:rPr>
          <w:rFonts w:ascii="Arial" w:eastAsia="Times New Roman" w:hAnsi="Arial" w:cs="Arial"/>
          <w:color w:val="000000"/>
          <w:sz w:val="20"/>
          <w:szCs w:val="20"/>
          <w:lang w:eastAsia="en-IN"/>
        </w:rPr>
      </w:pPr>
      <w:r w:rsidRPr="003D422A">
        <w:rPr>
          <w:rFonts w:ascii="Arial" w:eastAsia="Times New Roman" w:hAnsi="Arial" w:cs="Arial"/>
          <w:color w:val="000000"/>
          <w:sz w:val="20"/>
          <w:szCs w:val="20"/>
          <w:lang w:eastAsia="en-IN"/>
        </w:rPr>
        <w:t>Controls for Hispanic Origin by age and sex.</w:t>
      </w:r>
    </w:p>
    <w:p w14:paraId="7ECDFED0" w14:textId="77777777" w:rsidR="00237BF3" w:rsidRPr="003D422A" w:rsidRDefault="00237BF3" w:rsidP="00237BF3">
      <w:pPr>
        <w:numPr>
          <w:ilvl w:val="0"/>
          <w:numId w:val="1"/>
        </w:numPr>
        <w:shd w:val="clear" w:color="auto" w:fill="FFFFFF"/>
        <w:spacing w:after="0" w:line="240" w:lineRule="auto"/>
        <w:textAlignment w:val="baseline"/>
        <w:rPr>
          <w:rFonts w:ascii="Arial" w:eastAsia="Times New Roman" w:hAnsi="Arial" w:cs="Arial"/>
          <w:color w:val="000000"/>
          <w:sz w:val="20"/>
          <w:szCs w:val="20"/>
          <w:lang w:eastAsia="en-IN"/>
        </w:rPr>
      </w:pPr>
      <w:r w:rsidRPr="003D422A">
        <w:rPr>
          <w:rFonts w:ascii="Arial" w:eastAsia="Times New Roman" w:hAnsi="Arial" w:cs="Arial"/>
          <w:color w:val="000000"/>
          <w:sz w:val="20"/>
          <w:szCs w:val="20"/>
          <w:lang w:eastAsia="en-IN"/>
        </w:rPr>
        <w:t>Controls by Race, age and sex.</w:t>
      </w:r>
    </w:p>
    <w:p w14:paraId="3FB573F0" w14:textId="49BAAF1B" w:rsidR="00237BF3" w:rsidRPr="003D422A" w:rsidRDefault="00237BF3" w:rsidP="00237BF3">
      <w:pPr>
        <w:shd w:val="clear" w:color="auto" w:fill="FFFFFF"/>
        <w:spacing w:before="158" w:after="158" w:line="240" w:lineRule="auto"/>
        <w:textAlignment w:val="baseline"/>
        <w:rPr>
          <w:rFonts w:ascii="Arial" w:eastAsia="Times New Roman" w:hAnsi="Arial" w:cs="Arial"/>
          <w:color w:val="000000"/>
          <w:sz w:val="20"/>
          <w:szCs w:val="20"/>
          <w:lang w:eastAsia="en-IN"/>
        </w:rPr>
      </w:pPr>
      <w:r w:rsidRPr="003D422A">
        <w:rPr>
          <w:rFonts w:ascii="Arial" w:eastAsia="Times New Roman" w:hAnsi="Arial" w:cs="Arial"/>
          <w:color w:val="000000"/>
          <w:sz w:val="20"/>
          <w:szCs w:val="20"/>
          <w:lang w:eastAsia="en-IN"/>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w:t>
      </w:r>
      <w:r w:rsidR="00535442">
        <w:rPr>
          <w:rFonts w:ascii="Arial" w:eastAsia="Times New Roman" w:hAnsi="Arial" w:cs="Arial"/>
          <w:color w:val="000000"/>
          <w:sz w:val="20"/>
          <w:szCs w:val="20"/>
          <w:lang w:eastAsia="en-IN"/>
        </w:rPr>
        <w:t>,</w:t>
      </w:r>
      <w:r w:rsidRPr="003D422A">
        <w:rPr>
          <w:rFonts w:ascii="Arial" w:eastAsia="Times New Roman" w:hAnsi="Arial" w:cs="Arial"/>
          <w:color w:val="000000"/>
          <w:sz w:val="20"/>
          <w:szCs w:val="20"/>
          <w:lang w:eastAsia="en-IN"/>
        </w:rPr>
        <w:t xml:space="preserve"> </w:t>
      </w:r>
      <w:r w:rsidR="00535442">
        <w:rPr>
          <w:rFonts w:ascii="Arial" w:eastAsia="Times New Roman" w:hAnsi="Arial" w:cs="Arial"/>
          <w:color w:val="000000"/>
          <w:sz w:val="20"/>
          <w:szCs w:val="20"/>
          <w:lang w:eastAsia="en-IN"/>
        </w:rPr>
        <w:t>i.e.,</w:t>
      </w:r>
      <w:r w:rsidRPr="003D422A">
        <w:rPr>
          <w:rFonts w:ascii="Arial" w:eastAsia="Times New Roman" w:hAnsi="Arial" w:cs="Arial"/>
          <w:color w:val="000000"/>
          <w:sz w:val="20"/>
          <w:szCs w:val="20"/>
          <w:lang w:eastAsia="en-IN"/>
        </w:rPr>
        <w:t xml:space="preserve"> that since the CPS sample is actually a </w:t>
      </w:r>
      <w:r w:rsidRPr="003D422A">
        <w:rPr>
          <w:rFonts w:ascii="Arial" w:eastAsia="Times New Roman" w:hAnsi="Arial" w:cs="Arial"/>
          <w:color w:val="000000"/>
          <w:sz w:val="20"/>
          <w:szCs w:val="20"/>
          <w:lang w:eastAsia="en-IN"/>
        </w:rPr>
        <w:lastRenderedPageBreak/>
        <w:t>collection of 51 state samples, each with its own probability of selection, the statement only applies within state.</w:t>
      </w:r>
    </w:p>
    <w:p w14:paraId="1655CD31" w14:textId="19F210AB" w:rsidR="0024190C" w:rsidRPr="003D422A" w:rsidRDefault="002272C5">
      <w:pPr>
        <w:rPr>
          <w:rFonts w:ascii="Arial" w:hAnsi="Arial" w:cs="Arial"/>
        </w:rPr>
      </w:pPr>
    </w:p>
    <w:p w14:paraId="3018A10A" w14:textId="3BE6D187" w:rsidR="004A1D3B" w:rsidRPr="009B6AC4" w:rsidRDefault="009B6AC4">
      <w:pPr>
        <w:rPr>
          <w:rFonts w:ascii="Arial" w:hAnsi="Arial" w:cs="Arial"/>
          <w:b/>
          <w:bCs/>
          <w:sz w:val="36"/>
          <w:szCs w:val="36"/>
          <w:u w:val="single"/>
        </w:rPr>
      </w:pPr>
      <w:r>
        <w:rPr>
          <w:rFonts w:ascii="Arial" w:hAnsi="Arial" w:cs="Arial"/>
          <w:b/>
          <w:bCs/>
          <w:sz w:val="36"/>
          <w:szCs w:val="36"/>
          <w:u w:val="single"/>
        </w:rPr>
        <w:t>Data Analysis:</w:t>
      </w:r>
    </w:p>
    <w:p w14:paraId="7B71789D" w14:textId="77777777" w:rsidR="004A1D3B" w:rsidRDefault="000F7E1C">
      <w:pPr>
        <w:rPr>
          <w:rFonts w:ascii="Arial" w:hAnsi="Arial" w:cs="Arial"/>
          <w:sz w:val="20"/>
          <w:szCs w:val="20"/>
        </w:rPr>
      </w:pPr>
      <w:r w:rsidRPr="003D422A">
        <w:rPr>
          <w:rFonts w:ascii="Arial" w:hAnsi="Arial" w:cs="Arial"/>
          <w:sz w:val="20"/>
          <w:szCs w:val="20"/>
        </w:rPr>
        <w:t xml:space="preserve">First, we will import </w:t>
      </w:r>
      <w:r w:rsidR="004A1D3B">
        <w:rPr>
          <w:rFonts w:ascii="Arial" w:hAnsi="Arial" w:cs="Arial"/>
          <w:sz w:val="20"/>
          <w:szCs w:val="20"/>
        </w:rPr>
        <w:t>few basic libraries that will be required for this project:</w:t>
      </w:r>
    </w:p>
    <w:p w14:paraId="6E299B47" w14:textId="77777777" w:rsidR="004A1D3B" w:rsidRDefault="004A1D3B">
      <w:pPr>
        <w:rPr>
          <w:rFonts w:ascii="Arial" w:hAnsi="Arial" w:cs="Arial"/>
          <w:sz w:val="20"/>
          <w:szCs w:val="20"/>
        </w:rPr>
      </w:pPr>
      <w:r>
        <w:rPr>
          <w:noProof/>
        </w:rPr>
        <w:drawing>
          <wp:inline distT="0" distB="0" distL="0" distR="0" wp14:anchorId="4D768EFC" wp14:editId="4E456187">
            <wp:extent cx="5731510" cy="9010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01065"/>
                    </a:xfrm>
                    <a:prstGeom prst="rect">
                      <a:avLst/>
                    </a:prstGeom>
                  </pic:spPr>
                </pic:pic>
              </a:graphicData>
            </a:graphic>
          </wp:inline>
        </w:drawing>
      </w:r>
    </w:p>
    <w:p w14:paraId="6768A005" w14:textId="0492387F" w:rsidR="000F7E1C" w:rsidRPr="003D422A" w:rsidRDefault="004A1D3B">
      <w:pPr>
        <w:rPr>
          <w:rFonts w:ascii="Arial" w:hAnsi="Arial" w:cs="Arial"/>
          <w:sz w:val="20"/>
          <w:szCs w:val="20"/>
        </w:rPr>
      </w:pPr>
      <w:r>
        <w:rPr>
          <w:rFonts w:ascii="Arial" w:hAnsi="Arial" w:cs="Arial"/>
          <w:sz w:val="20"/>
          <w:szCs w:val="20"/>
        </w:rPr>
        <w:t xml:space="preserve">Now we will import </w:t>
      </w:r>
      <w:r w:rsidR="000F7E1C" w:rsidRPr="003D422A">
        <w:rPr>
          <w:rFonts w:ascii="Arial" w:hAnsi="Arial" w:cs="Arial"/>
          <w:sz w:val="20"/>
          <w:szCs w:val="20"/>
        </w:rPr>
        <w:t>the dataset using pandas</w:t>
      </w:r>
      <w:r>
        <w:rPr>
          <w:rFonts w:ascii="Arial" w:hAnsi="Arial" w:cs="Arial"/>
          <w:sz w:val="20"/>
          <w:szCs w:val="20"/>
        </w:rPr>
        <w:t xml:space="preserve"> - </w:t>
      </w:r>
    </w:p>
    <w:p w14:paraId="0EC57C53" w14:textId="0603D04C" w:rsidR="000F7E1C" w:rsidRPr="003D422A" w:rsidRDefault="000F7E1C">
      <w:pPr>
        <w:rPr>
          <w:rFonts w:ascii="Arial" w:hAnsi="Arial" w:cs="Arial"/>
          <w:sz w:val="20"/>
          <w:szCs w:val="20"/>
        </w:rPr>
      </w:pPr>
      <w:r w:rsidRPr="003D422A">
        <w:rPr>
          <w:rFonts w:ascii="Arial" w:hAnsi="Arial" w:cs="Arial"/>
          <w:noProof/>
        </w:rPr>
        <w:drawing>
          <wp:inline distT="0" distB="0" distL="0" distR="0" wp14:anchorId="1A07A40E" wp14:editId="0323C3C3">
            <wp:extent cx="5731510" cy="2457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745"/>
                    </a:xfrm>
                    <a:prstGeom prst="rect">
                      <a:avLst/>
                    </a:prstGeom>
                  </pic:spPr>
                </pic:pic>
              </a:graphicData>
            </a:graphic>
          </wp:inline>
        </w:drawing>
      </w:r>
    </w:p>
    <w:p w14:paraId="2C158609" w14:textId="4202F5EB" w:rsidR="00A51205" w:rsidRDefault="00A51205"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Here df will be our data frame in which we have imported the dataset.</w:t>
      </w:r>
    </w:p>
    <w:p w14:paraId="5F11384A" w14:textId="76E78CE8" w:rsidR="00CD06FD"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Let’s start exploring our dataset for the Census Income problem. </w:t>
      </w:r>
    </w:p>
    <w:p w14:paraId="775D9ACE" w14:textId="4A117A3B" w:rsidR="002C20BE"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First step </w:t>
      </w:r>
      <w:r w:rsidR="00AC19DD" w:rsidRPr="003D422A">
        <w:rPr>
          <w:rFonts w:ascii="Arial" w:hAnsi="Arial" w:cs="Arial"/>
          <w:sz w:val="20"/>
          <w:szCs w:val="20"/>
        </w:rPr>
        <w:t>for analysing</w:t>
      </w:r>
      <w:r w:rsidRPr="003D422A">
        <w:rPr>
          <w:rFonts w:ascii="Arial" w:hAnsi="Arial" w:cs="Arial"/>
          <w:sz w:val="20"/>
          <w:szCs w:val="20"/>
        </w:rPr>
        <w:t xml:space="preserve"> the data is checking whether we have the right type of data in the </w:t>
      </w:r>
      <w:r w:rsidR="005F3C7C" w:rsidRPr="003D422A">
        <w:rPr>
          <w:rFonts w:ascii="Arial" w:hAnsi="Arial" w:cs="Arial"/>
          <w:sz w:val="20"/>
          <w:szCs w:val="20"/>
        </w:rPr>
        <w:t>columns</w:t>
      </w:r>
      <w:r w:rsidRPr="003D422A">
        <w:rPr>
          <w:rFonts w:ascii="Arial" w:hAnsi="Arial" w:cs="Arial"/>
          <w:sz w:val="20"/>
          <w:szCs w:val="20"/>
        </w:rPr>
        <w:t xml:space="preserve"> or not. We can test this by checking the head of the dataset. To check the head of the dataset we can use </w:t>
      </w:r>
      <w:r w:rsidR="00A51205">
        <w:rPr>
          <w:rFonts w:ascii="Arial" w:hAnsi="Arial" w:cs="Arial"/>
          <w:sz w:val="20"/>
          <w:szCs w:val="20"/>
        </w:rPr>
        <w:t>‘</w:t>
      </w:r>
      <w:proofErr w:type="gramStart"/>
      <w:r w:rsidRPr="003D422A">
        <w:rPr>
          <w:rFonts w:ascii="Arial" w:hAnsi="Arial" w:cs="Arial"/>
          <w:sz w:val="20"/>
          <w:szCs w:val="20"/>
        </w:rPr>
        <w:t>head(</w:t>
      </w:r>
      <w:proofErr w:type="gramEnd"/>
      <w:r w:rsidRPr="003D422A">
        <w:rPr>
          <w:rFonts w:ascii="Arial" w:hAnsi="Arial" w:cs="Arial"/>
          <w:sz w:val="20"/>
          <w:szCs w:val="20"/>
        </w:rPr>
        <w:t>)</w:t>
      </w:r>
      <w:r w:rsidR="00A51205">
        <w:rPr>
          <w:rFonts w:ascii="Arial" w:hAnsi="Arial" w:cs="Arial"/>
          <w:sz w:val="20"/>
          <w:szCs w:val="20"/>
        </w:rPr>
        <w:t>’</w:t>
      </w:r>
      <w:r w:rsidRPr="003D422A">
        <w:rPr>
          <w:rFonts w:ascii="Arial" w:hAnsi="Arial" w:cs="Arial"/>
          <w:sz w:val="20"/>
          <w:szCs w:val="20"/>
        </w:rPr>
        <w:t xml:space="preserve"> function</w:t>
      </w:r>
      <w:r w:rsidR="004A1D3B">
        <w:rPr>
          <w:rFonts w:ascii="Arial" w:hAnsi="Arial" w:cs="Arial"/>
          <w:sz w:val="20"/>
          <w:szCs w:val="20"/>
        </w:rPr>
        <w:t xml:space="preserve"> available in pandas</w:t>
      </w:r>
      <w:r w:rsidRPr="003D422A">
        <w:rPr>
          <w:rFonts w:ascii="Arial" w:hAnsi="Arial" w:cs="Arial"/>
          <w:sz w:val="20"/>
          <w:szCs w:val="20"/>
        </w:rPr>
        <w:t>.</w:t>
      </w:r>
    </w:p>
    <w:p w14:paraId="47F1C4E8" w14:textId="007113D2" w:rsidR="004A1D3B"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w:t>
      </w:r>
    </w:p>
    <w:p w14:paraId="702E6C59" w14:textId="268808C2" w:rsidR="004A1D3B" w:rsidRDefault="000F7E1C"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2D177018" wp14:editId="42005328">
            <wp:extent cx="5731510" cy="2235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520"/>
                    </a:xfrm>
                    <a:prstGeom prst="rect">
                      <a:avLst/>
                    </a:prstGeom>
                  </pic:spPr>
                </pic:pic>
              </a:graphicData>
            </a:graphic>
          </wp:inline>
        </w:drawing>
      </w:r>
    </w:p>
    <w:p w14:paraId="2CB34B5E" w14:textId="33557320" w:rsidR="004A1D3B"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Output:</w:t>
      </w:r>
    </w:p>
    <w:p w14:paraId="4013797D" w14:textId="420CFAD9" w:rsidR="002C20BE"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sz w:val="20"/>
          <w:szCs w:val="20"/>
        </w:rPr>
        <w:drawing>
          <wp:inline distT="0" distB="0" distL="0" distR="0" wp14:anchorId="5682B270" wp14:editId="609E7F65">
            <wp:extent cx="5722620" cy="1303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303020"/>
                    </a:xfrm>
                    <a:prstGeom prst="rect">
                      <a:avLst/>
                    </a:prstGeom>
                    <a:noFill/>
                    <a:ln>
                      <a:noFill/>
                    </a:ln>
                  </pic:spPr>
                </pic:pic>
              </a:graphicData>
            </a:graphic>
          </wp:inline>
        </w:drawing>
      </w:r>
    </w:p>
    <w:p w14:paraId="07002895" w14:textId="385E1D60" w:rsidR="002C20BE"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got the head of the dataset. </w:t>
      </w:r>
      <w:r w:rsidR="00A36306" w:rsidRPr="003D422A">
        <w:rPr>
          <w:rFonts w:ascii="Arial" w:hAnsi="Arial" w:cs="Arial"/>
          <w:sz w:val="20"/>
          <w:szCs w:val="20"/>
        </w:rPr>
        <w:t>But</w:t>
      </w:r>
      <w:r w:rsidRPr="003D422A">
        <w:rPr>
          <w:rFonts w:ascii="Arial" w:hAnsi="Arial" w:cs="Arial"/>
          <w:sz w:val="20"/>
          <w:szCs w:val="20"/>
        </w:rPr>
        <w:t xml:space="preserve"> </w:t>
      </w:r>
      <w:r w:rsidR="00535442">
        <w:rPr>
          <w:rFonts w:ascii="Arial" w:hAnsi="Arial" w:cs="Arial"/>
          <w:sz w:val="20"/>
          <w:szCs w:val="20"/>
        </w:rPr>
        <w:t>t</w:t>
      </w:r>
      <w:r w:rsidRPr="003D422A">
        <w:rPr>
          <w:rFonts w:ascii="Arial" w:hAnsi="Arial" w:cs="Arial"/>
          <w:sz w:val="20"/>
          <w:szCs w:val="20"/>
        </w:rPr>
        <w:t xml:space="preserve">he question is what does it means to have right type of data in the </w:t>
      </w:r>
      <w:r w:rsidR="005F3C7C" w:rsidRPr="003D422A">
        <w:rPr>
          <w:rFonts w:ascii="Arial" w:hAnsi="Arial" w:cs="Arial"/>
          <w:sz w:val="20"/>
          <w:szCs w:val="20"/>
        </w:rPr>
        <w:t>columns</w:t>
      </w:r>
      <w:r w:rsidRPr="003D422A">
        <w:rPr>
          <w:rFonts w:ascii="Arial" w:hAnsi="Arial" w:cs="Arial"/>
          <w:sz w:val="20"/>
          <w:szCs w:val="20"/>
        </w:rPr>
        <w:t xml:space="preserve">? </w:t>
      </w:r>
    </w:p>
    <w:p w14:paraId="5DC8AC1C" w14:textId="4BC4B72B" w:rsidR="00A36306" w:rsidRPr="003D422A" w:rsidRDefault="002C20BE"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can explore </w:t>
      </w:r>
      <w:r w:rsidR="004A1D3B">
        <w:rPr>
          <w:rFonts w:ascii="Arial" w:hAnsi="Arial" w:cs="Arial"/>
          <w:sz w:val="20"/>
          <w:szCs w:val="20"/>
        </w:rPr>
        <w:t>one</w:t>
      </w:r>
      <w:r w:rsidRPr="003D422A">
        <w:rPr>
          <w:rFonts w:ascii="Arial" w:hAnsi="Arial" w:cs="Arial"/>
          <w:sz w:val="20"/>
          <w:szCs w:val="20"/>
        </w:rPr>
        <w:t xml:space="preserve"> example from the above </w:t>
      </w:r>
      <w:proofErr w:type="gramStart"/>
      <w:r w:rsidRPr="003D422A">
        <w:rPr>
          <w:rFonts w:ascii="Arial" w:hAnsi="Arial" w:cs="Arial"/>
          <w:sz w:val="20"/>
          <w:szCs w:val="20"/>
        </w:rPr>
        <w:t>head</w:t>
      </w:r>
      <w:r w:rsidR="00A36306" w:rsidRPr="003D422A">
        <w:rPr>
          <w:rFonts w:ascii="Arial" w:hAnsi="Arial" w:cs="Arial"/>
          <w:sz w:val="20"/>
          <w:szCs w:val="20"/>
        </w:rPr>
        <w:t xml:space="preserve"> </w:t>
      </w:r>
      <w:r w:rsidR="005F05F5">
        <w:rPr>
          <w:rFonts w:ascii="Arial" w:hAnsi="Arial" w:cs="Arial"/>
          <w:sz w:val="20"/>
          <w:szCs w:val="20"/>
        </w:rPr>
        <w:t>:</w:t>
      </w:r>
      <w:proofErr w:type="gramEnd"/>
      <w:r w:rsidR="00A36306" w:rsidRPr="003D422A">
        <w:rPr>
          <w:rFonts w:ascii="Arial" w:hAnsi="Arial" w:cs="Arial"/>
          <w:sz w:val="20"/>
          <w:szCs w:val="20"/>
        </w:rPr>
        <w:t xml:space="preserve"> For ‘</w:t>
      </w:r>
      <w:proofErr w:type="spellStart"/>
      <w:r w:rsidR="00A36306" w:rsidRPr="003D422A">
        <w:rPr>
          <w:rFonts w:ascii="Arial" w:hAnsi="Arial" w:cs="Arial"/>
          <w:sz w:val="20"/>
          <w:szCs w:val="20"/>
        </w:rPr>
        <w:t>Hours_per_week</w:t>
      </w:r>
      <w:proofErr w:type="spellEnd"/>
      <w:r w:rsidR="00A36306" w:rsidRPr="003D422A">
        <w:rPr>
          <w:rFonts w:ascii="Arial" w:hAnsi="Arial" w:cs="Arial"/>
          <w:sz w:val="20"/>
          <w:szCs w:val="20"/>
        </w:rPr>
        <w:t xml:space="preserve">’ </w:t>
      </w:r>
      <w:r w:rsidR="004A1D3B">
        <w:rPr>
          <w:rFonts w:ascii="Arial" w:hAnsi="Arial" w:cs="Arial"/>
          <w:sz w:val="20"/>
          <w:szCs w:val="20"/>
        </w:rPr>
        <w:t xml:space="preserve">column </w:t>
      </w:r>
      <w:r w:rsidR="00A36306" w:rsidRPr="003D422A">
        <w:rPr>
          <w:rFonts w:ascii="Arial" w:hAnsi="Arial" w:cs="Arial"/>
          <w:sz w:val="20"/>
          <w:szCs w:val="20"/>
        </w:rPr>
        <w:t xml:space="preserve">we can infer that numeric </w:t>
      </w:r>
      <w:r w:rsidR="00A51205" w:rsidRPr="003D422A">
        <w:rPr>
          <w:rFonts w:ascii="Arial" w:hAnsi="Arial" w:cs="Arial"/>
          <w:sz w:val="20"/>
          <w:szCs w:val="20"/>
        </w:rPr>
        <w:t>i.e.</w:t>
      </w:r>
      <w:r w:rsidR="00A36306" w:rsidRPr="003D422A">
        <w:rPr>
          <w:rFonts w:ascii="Arial" w:hAnsi="Arial" w:cs="Arial"/>
          <w:sz w:val="20"/>
          <w:szCs w:val="20"/>
        </w:rPr>
        <w:t xml:space="preserve"> Integer values should be present in this object. But further if </w:t>
      </w:r>
      <w:r w:rsidR="00AC19DD" w:rsidRPr="003D422A">
        <w:rPr>
          <w:rFonts w:ascii="Arial" w:hAnsi="Arial" w:cs="Arial"/>
          <w:sz w:val="20"/>
          <w:szCs w:val="20"/>
        </w:rPr>
        <w:t xml:space="preserve">we </w:t>
      </w:r>
      <w:r w:rsidR="00A36306" w:rsidRPr="003D422A">
        <w:rPr>
          <w:rFonts w:ascii="Arial" w:hAnsi="Arial" w:cs="Arial"/>
          <w:sz w:val="20"/>
          <w:szCs w:val="20"/>
        </w:rPr>
        <w:t xml:space="preserve">check the data type of the </w:t>
      </w:r>
      <w:r w:rsidR="004A1D3B">
        <w:rPr>
          <w:rFonts w:ascii="Arial" w:hAnsi="Arial" w:cs="Arial"/>
          <w:sz w:val="20"/>
          <w:szCs w:val="20"/>
        </w:rPr>
        <w:t>‘</w:t>
      </w:r>
      <w:proofErr w:type="spellStart"/>
      <w:r w:rsidR="00A36306" w:rsidRPr="003D422A">
        <w:rPr>
          <w:rFonts w:ascii="Arial" w:hAnsi="Arial" w:cs="Arial"/>
          <w:sz w:val="20"/>
          <w:szCs w:val="20"/>
        </w:rPr>
        <w:t>Hours_per_week</w:t>
      </w:r>
      <w:proofErr w:type="spellEnd"/>
      <w:r w:rsidR="004A1D3B">
        <w:rPr>
          <w:rFonts w:ascii="Arial" w:hAnsi="Arial" w:cs="Arial"/>
          <w:sz w:val="20"/>
          <w:szCs w:val="20"/>
        </w:rPr>
        <w:t xml:space="preserve">’ column </w:t>
      </w:r>
      <w:r w:rsidR="00A36306" w:rsidRPr="003D422A">
        <w:rPr>
          <w:rFonts w:ascii="Arial" w:hAnsi="Arial" w:cs="Arial"/>
          <w:sz w:val="20"/>
          <w:szCs w:val="20"/>
        </w:rPr>
        <w:t xml:space="preserve">using </w:t>
      </w:r>
      <w:proofErr w:type="spellStart"/>
      <w:proofErr w:type="gramStart"/>
      <w:r w:rsidR="00A36306" w:rsidRPr="003D422A">
        <w:rPr>
          <w:rFonts w:ascii="Arial" w:hAnsi="Arial" w:cs="Arial"/>
          <w:sz w:val="20"/>
          <w:szCs w:val="20"/>
        </w:rPr>
        <w:t>dtypes</w:t>
      </w:r>
      <w:proofErr w:type="spellEnd"/>
      <w:r w:rsidR="00A36306" w:rsidRPr="003D422A">
        <w:rPr>
          <w:rFonts w:ascii="Arial" w:hAnsi="Arial" w:cs="Arial"/>
          <w:sz w:val="20"/>
          <w:szCs w:val="20"/>
        </w:rPr>
        <w:t>(</w:t>
      </w:r>
      <w:proofErr w:type="gramEnd"/>
      <w:r w:rsidR="00A36306" w:rsidRPr="003D422A">
        <w:rPr>
          <w:rFonts w:ascii="Arial" w:hAnsi="Arial" w:cs="Arial"/>
          <w:sz w:val="20"/>
          <w:szCs w:val="20"/>
        </w:rPr>
        <w:t>)</w:t>
      </w:r>
      <w:r w:rsidR="004A1D3B">
        <w:rPr>
          <w:rFonts w:ascii="Arial" w:hAnsi="Arial" w:cs="Arial"/>
          <w:sz w:val="20"/>
          <w:szCs w:val="20"/>
        </w:rPr>
        <w:t xml:space="preserve"> function of pandas</w:t>
      </w:r>
      <w:r w:rsidR="00A36306" w:rsidRPr="003D422A">
        <w:rPr>
          <w:rFonts w:ascii="Arial" w:hAnsi="Arial" w:cs="Arial"/>
          <w:sz w:val="20"/>
          <w:szCs w:val="20"/>
        </w:rPr>
        <w:t xml:space="preserve"> and if it turns out to be object type. This means there is a miss match between the object type that is present and object type that is required. </w:t>
      </w:r>
      <w:r w:rsidR="00AC19DD" w:rsidRPr="003D422A">
        <w:rPr>
          <w:rFonts w:ascii="Arial" w:hAnsi="Arial" w:cs="Arial"/>
          <w:sz w:val="20"/>
          <w:szCs w:val="20"/>
        </w:rPr>
        <w:t xml:space="preserve">In that case, </w:t>
      </w:r>
      <w:r w:rsidR="00A51205" w:rsidRPr="003D422A">
        <w:rPr>
          <w:rFonts w:ascii="Arial" w:hAnsi="Arial" w:cs="Arial"/>
          <w:sz w:val="20"/>
          <w:szCs w:val="20"/>
        </w:rPr>
        <w:t>we</w:t>
      </w:r>
      <w:r w:rsidR="00AC19DD" w:rsidRPr="003D422A">
        <w:rPr>
          <w:rFonts w:ascii="Arial" w:hAnsi="Arial" w:cs="Arial"/>
          <w:sz w:val="20"/>
          <w:szCs w:val="20"/>
        </w:rPr>
        <w:t xml:space="preserve"> will be required to convert the type and correct it. But for now, </w:t>
      </w:r>
      <w:r w:rsidR="005F71F9">
        <w:rPr>
          <w:rFonts w:ascii="Arial" w:hAnsi="Arial" w:cs="Arial"/>
          <w:sz w:val="20"/>
          <w:szCs w:val="20"/>
        </w:rPr>
        <w:t>l</w:t>
      </w:r>
      <w:r w:rsidR="00AC19DD" w:rsidRPr="003D422A">
        <w:rPr>
          <w:rFonts w:ascii="Arial" w:hAnsi="Arial" w:cs="Arial"/>
          <w:sz w:val="20"/>
          <w:szCs w:val="20"/>
        </w:rPr>
        <w:t>et’s get back to our current dataset and its scenario</w:t>
      </w:r>
      <w:r w:rsidR="004A1D3B">
        <w:rPr>
          <w:rFonts w:ascii="Arial" w:hAnsi="Arial" w:cs="Arial"/>
          <w:sz w:val="20"/>
          <w:szCs w:val="20"/>
        </w:rPr>
        <w:t>s.</w:t>
      </w:r>
    </w:p>
    <w:p w14:paraId="1D0D7B19" w14:textId="77777777" w:rsidR="004A1D3B"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Further we will check what is the shape of the dataset. We can do this by using </w:t>
      </w:r>
      <w:r w:rsidR="004A1D3B">
        <w:rPr>
          <w:rFonts w:ascii="Arial" w:hAnsi="Arial" w:cs="Arial"/>
          <w:sz w:val="20"/>
          <w:szCs w:val="20"/>
        </w:rPr>
        <w:t>shape attribute in pandas.</w:t>
      </w:r>
    </w:p>
    <w:p w14:paraId="41E7708E" w14:textId="713D5601" w:rsidR="00A36306" w:rsidRPr="003D422A" w:rsidRDefault="004A1D3B" w:rsidP="002C20BE">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Code/Output:</w:t>
      </w:r>
      <w:r w:rsidR="00A36306" w:rsidRPr="003D422A">
        <w:rPr>
          <w:rFonts w:ascii="Arial" w:hAnsi="Arial" w:cs="Arial"/>
          <w:sz w:val="20"/>
          <w:szCs w:val="20"/>
        </w:rPr>
        <w:t xml:space="preserve"> </w:t>
      </w:r>
    </w:p>
    <w:p w14:paraId="4B73D7FA" w14:textId="2668E5EA" w:rsidR="00A36306" w:rsidRPr="003D422A"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01251321" wp14:editId="566CC907">
            <wp:extent cx="5731510" cy="349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9250"/>
                    </a:xfrm>
                    <a:prstGeom prst="rect">
                      <a:avLst/>
                    </a:prstGeom>
                  </pic:spPr>
                </pic:pic>
              </a:graphicData>
            </a:graphic>
          </wp:inline>
        </w:drawing>
      </w:r>
    </w:p>
    <w:p w14:paraId="214909B7" w14:textId="43866876" w:rsidR="00A36306" w:rsidRPr="003D422A" w:rsidRDefault="00A36306" w:rsidP="002C20BE">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So, </w:t>
      </w:r>
      <w:r w:rsidR="005F71F9">
        <w:rPr>
          <w:rFonts w:ascii="Arial" w:hAnsi="Arial" w:cs="Arial"/>
          <w:sz w:val="20"/>
          <w:szCs w:val="20"/>
        </w:rPr>
        <w:t>w</w:t>
      </w:r>
      <w:r w:rsidRPr="003D422A">
        <w:rPr>
          <w:rFonts w:ascii="Arial" w:hAnsi="Arial" w:cs="Arial"/>
          <w:sz w:val="20"/>
          <w:szCs w:val="20"/>
        </w:rPr>
        <w:t>e have 32560 rows and 15 columns in our dataset.</w:t>
      </w:r>
    </w:p>
    <w:p w14:paraId="39F5139B" w14:textId="528B9AC6" w:rsidR="00A36306" w:rsidRPr="005F71F9" w:rsidRDefault="00A36306" w:rsidP="002C20BE">
      <w:pPr>
        <w:shd w:val="clear" w:color="auto" w:fill="FFFFFF"/>
        <w:spacing w:before="158" w:after="158" w:line="240" w:lineRule="auto"/>
        <w:textAlignment w:val="baseline"/>
        <w:rPr>
          <w:rFonts w:ascii="Arial" w:hAnsi="Arial" w:cs="Arial"/>
        </w:rPr>
      </w:pPr>
      <w:r w:rsidRPr="003D422A">
        <w:rPr>
          <w:rFonts w:ascii="Arial" w:hAnsi="Arial" w:cs="Arial"/>
          <w:sz w:val="20"/>
          <w:szCs w:val="20"/>
        </w:rPr>
        <w:lastRenderedPageBreak/>
        <w:t xml:space="preserve">Now, </w:t>
      </w:r>
      <w:r w:rsidR="005F71F9">
        <w:rPr>
          <w:rFonts w:ascii="Arial" w:hAnsi="Arial" w:cs="Arial"/>
          <w:sz w:val="20"/>
          <w:szCs w:val="20"/>
        </w:rPr>
        <w:t>w</w:t>
      </w:r>
      <w:r w:rsidRPr="003D422A">
        <w:rPr>
          <w:rFonts w:ascii="Arial" w:hAnsi="Arial" w:cs="Arial"/>
          <w:sz w:val="20"/>
          <w:szCs w:val="20"/>
        </w:rPr>
        <w:t xml:space="preserve">e </w:t>
      </w:r>
      <w:r w:rsidR="00D95618" w:rsidRPr="003D422A">
        <w:rPr>
          <w:rFonts w:ascii="Arial" w:hAnsi="Arial" w:cs="Arial"/>
          <w:sz w:val="20"/>
          <w:szCs w:val="20"/>
        </w:rPr>
        <w:t xml:space="preserve">will find whether the dataset contains </w:t>
      </w:r>
      <w:r w:rsidR="00D95618" w:rsidRPr="005F71F9">
        <w:rPr>
          <w:rFonts w:ascii="Arial" w:hAnsi="Arial" w:cs="Arial"/>
        </w:rPr>
        <w:t>incorrect, corrupted, incorrectly formatted, duplicate, or incomplete data.</w:t>
      </w:r>
      <w:r w:rsidR="00D65E98" w:rsidRPr="005F71F9">
        <w:rPr>
          <w:rFonts w:ascii="Arial" w:hAnsi="Arial" w:cs="Arial"/>
        </w:rPr>
        <w:t xml:space="preserve"> </w:t>
      </w:r>
    </w:p>
    <w:p w14:paraId="6BD64524" w14:textId="33555C98" w:rsidR="00D65E98" w:rsidRPr="003D422A" w:rsidRDefault="00D65E98" w:rsidP="002C20BE">
      <w:pPr>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Q) What can we do to check all of the above in our dataset?</w:t>
      </w:r>
    </w:p>
    <w:p w14:paraId="6CCE0BEE" w14:textId="2B605EE9" w:rsidR="00D65E98" w:rsidRPr="003D422A" w:rsidRDefault="004A1D3B" w:rsidP="002C20BE">
      <w:pPr>
        <w:shd w:val="clear" w:color="auto" w:fill="FFFFFF"/>
        <w:spacing w:before="158" w:after="158" w:line="240" w:lineRule="auto"/>
        <w:textAlignment w:val="baseline"/>
        <w:rPr>
          <w:rFonts w:ascii="Arial" w:hAnsi="Arial" w:cs="Arial"/>
          <w:color w:val="333333"/>
        </w:rPr>
      </w:pPr>
      <w:r>
        <w:rPr>
          <w:rFonts w:ascii="Arial" w:hAnsi="Arial" w:cs="Arial"/>
          <w:color w:val="333333"/>
        </w:rPr>
        <w:t xml:space="preserve">A) </w:t>
      </w:r>
      <w:r w:rsidR="00D65E98" w:rsidRPr="003D422A">
        <w:rPr>
          <w:rFonts w:ascii="Arial" w:hAnsi="Arial" w:cs="Arial"/>
          <w:color w:val="333333"/>
        </w:rPr>
        <w:t xml:space="preserve">There are various techniques to explore our dataset for the anomalies, </w:t>
      </w:r>
      <w:r w:rsidR="005F71F9">
        <w:rPr>
          <w:rFonts w:ascii="Arial" w:hAnsi="Arial" w:cs="Arial"/>
          <w:color w:val="333333"/>
        </w:rPr>
        <w:t>f</w:t>
      </w:r>
      <w:r w:rsidR="00D65E98" w:rsidRPr="003D422A">
        <w:rPr>
          <w:rFonts w:ascii="Arial" w:hAnsi="Arial" w:cs="Arial"/>
          <w:color w:val="333333"/>
        </w:rPr>
        <w:t>ew of them are checking null values, duplicate values, outliers, skewness and checking whether the data is normally distributed or not.</w:t>
      </w:r>
    </w:p>
    <w:p w14:paraId="7FF80E49" w14:textId="2FB56256" w:rsidR="005F3C7C" w:rsidRPr="00983774" w:rsidRDefault="005F3C7C" w:rsidP="002C20BE">
      <w:pPr>
        <w:shd w:val="clear" w:color="auto" w:fill="FFFFFF"/>
        <w:spacing w:before="158" w:after="158" w:line="240" w:lineRule="auto"/>
        <w:textAlignment w:val="baseline"/>
        <w:rPr>
          <w:rFonts w:ascii="Arial" w:hAnsi="Arial" w:cs="Arial"/>
          <w:b/>
          <w:bCs/>
          <w:color w:val="333333"/>
          <w:sz w:val="24"/>
          <w:szCs w:val="24"/>
        </w:rPr>
      </w:pPr>
      <w:r w:rsidRPr="00983774">
        <w:rPr>
          <w:rFonts w:ascii="Arial" w:hAnsi="Arial" w:cs="Arial"/>
          <w:b/>
          <w:bCs/>
          <w:color w:val="333333"/>
          <w:sz w:val="24"/>
          <w:szCs w:val="24"/>
        </w:rPr>
        <w:t>Let</w:t>
      </w:r>
      <w:r w:rsidR="00983774">
        <w:rPr>
          <w:rFonts w:ascii="Arial" w:hAnsi="Arial" w:cs="Arial"/>
          <w:b/>
          <w:bCs/>
          <w:color w:val="333333"/>
          <w:sz w:val="24"/>
          <w:szCs w:val="24"/>
        </w:rPr>
        <w:t>’</w:t>
      </w:r>
      <w:r w:rsidRPr="00983774">
        <w:rPr>
          <w:rFonts w:ascii="Arial" w:hAnsi="Arial" w:cs="Arial"/>
          <w:b/>
          <w:bCs/>
          <w:color w:val="333333"/>
          <w:sz w:val="24"/>
          <w:szCs w:val="24"/>
        </w:rPr>
        <w:t>s discuss them one by one:</w:t>
      </w:r>
    </w:p>
    <w:p w14:paraId="735CB073" w14:textId="754B7959" w:rsidR="00D65E98" w:rsidRPr="00113D22" w:rsidRDefault="00D65E98" w:rsidP="00D65E98">
      <w:pPr>
        <w:pStyle w:val="ListParagraph"/>
        <w:numPr>
          <w:ilvl w:val="0"/>
          <w:numId w:val="3"/>
        </w:numPr>
        <w:shd w:val="clear" w:color="auto" w:fill="FFFFFF"/>
        <w:spacing w:before="158" w:after="158" w:line="240" w:lineRule="auto"/>
        <w:textAlignment w:val="baseline"/>
        <w:rPr>
          <w:rFonts w:ascii="Arial" w:hAnsi="Arial" w:cs="Arial"/>
          <w:b/>
          <w:bCs/>
          <w:color w:val="333333"/>
        </w:rPr>
      </w:pPr>
      <w:r w:rsidRPr="00983774">
        <w:rPr>
          <w:rFonts w:ascii="Arial" w:hAnsi="Arial" w:cs="Arial"/>
          <w:b/>
          <w:bCs/>
          <w:color w:val="333333"/>
          <w:sz w:val="24"/>
          <w:szCs w:val="24"/>
        </w:rPr>
        <w:t>Checking null values</w:t>
      </w:r>
      <w:r w:rsidR="00113D22" w:rsidRPr="00983774">
        <w:rPr>
          <w:rFonts w:ascii="Arial" w:hAnsi="Arial" w:cs="Arial"/>
          <w:b/>
          <w:bCs/>
          <w:color w:val="333333"/>
          <w:sz w:val="24"/>
          <w:szCs w:val="24"/>
        </w:rPr>
        <w:t xml:space="preserve">: </w:t>
      </w:r>
    </w:p>
    <w:p w14:paraId="2CB50715" w14:textId="408902A6" w:rsidR="00D65E98" w:rsidRDefault="00D65E98"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 xml:space="preserve">We can use the </w:t>
      </w:r>
      <w:proofErr w:type="gramStart"/>
      <w:r w:rsidR="004A1D3B">
        <w:rPr>
          <w:rFonts w:ascii="Arial" w:hAnsi="Arial" w:cs="Arial"/>
          <w:color w:val="333333"/>
        </w:rPr>
        <w:t>pandas</w:t>
      </w:r>
      <w:proofErr w:type="gramEnd"/>
      <w:r w:rsidR="004A1D3B">
        <w:rPr>
          <w:rFonts w:ascii="Arial" w:hAnsi="Arial" w:cs="Arial"/>
          <w:color w:val="333333"/>
        </w:rPr>
        <w:t xml:space="preserve"> </w:t>
      </w:r>
      <w:r w:rsidRPr="003D422A">
        <w:rPr>
          <w:rFonts w:ascii="Arial" w:hAnsi="Arial" w:cs="Arial"/>
          <w:color w:val="333333"/>
        </w:rPr>
        <w:t xml:space="preserve">inbuilt function to check the null values in the dataset: </w:t>
      </w:r>
    </w:p>
    <w:p w14:paraId="63376D2C" w14:textId="60642D24" w:rsidR="004A1D3B" w:rsidRDefault="004A1D3B" w:rsidP="00D65E98">
      <w:pPr>
        <w:pStyle w:val="ListParagraph"/>
        <w:shd w:val="clear" w:color="auto" w:fill="FFFFFF"/>
        <w:spacing w:before="158" w:after="158" w:line="240" w:lineRule="auto"/>
        <w:textAlignment w:val="baseline"/>
        <w:rPr>
          <w:rFonts w:ascii="Arial" w:hAnsi="Arial" w:cs="Arial"/>
          <w:color w:val="333333"/>
        </w:rPr>
      </w:pPr>
    </w:p>
    <w:p w14:paraId="7E249717" w14:textId="7FA0619D" w:rsidR="004A1D3B" w:rsidRDefault="004A1D3B" w:rsidP="00D65E98">
      <w:pPr>
        <w:pStyle w:val="ListParagraph"/>
        <w:shd w:val="clear" w:color="auto" w:fill="FFFFFF"/>
        <w:spacing w:before="158" w:after="158" w:line="240" w:lineRule="auto"/>
        <w:textAlignment w:val="baseline"/>
        <w:rPr>
          <w:rFonts w:ascii="Arial" w:hAnsi="Arial" w:cs="Arial"/>
          <w:color w:val="333333"/>
        </w:rPr>
      </w:pPr>
      <w:r>
        <w:rPr>
          <w:rFonts w:ascii="Arial" w:hAnsi="Arial" w:cs="Arial"/>
          <w:color w:val="333333"/>
        </w:rPr>
        <w:t xml:space="preserve">Code/Output: </w:t>
      </w:r>
    </w:p>
    <w:p w14:paraId="46CDC07E" w14:textId="77777777" w:rsidR="004A1D3B" w:rsidRPr="003D422A" w:rsidRDefault="004A1D3B" w:rsidP="00D65E98">
      <w:pPr>
        <w:pStyle w:val="ListParagraph"/>
        <w:shd w:val="clear" w:color="auto" w:fill="FFFFFF"/>
        <w:spacing w:before="158" w:after="158" w:line="240" w:lineRule="auto"/>
        <w:textAlignment w:val="baseline"/>
        <w:rPr>
          <w:rFonts w:ascii="Arial" w:hAnsi="Arial" w:cs="Arial"/>
          <w:color w:val="333333"/>
        </w:rPr>
      </w:pPr>
    </w:p>
    <w:p w14:paraId="57C62B29" w14:textId="0E5071C0" w:rsidR="00D65E98"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drawing>
          <wp:inline distT="0" distB="0" distL="0" distR="0" wp14:anchorId="74E5E655" wp14:editId="621D04DD">
            <wp:extent cx="5731510" cy="1556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56385"/>
                    </a:xfrm>
                    <a:prstGeom prst="rect">
                      <a:avLst/>
                    </a:prstGeom>
                  </pic:spPr>
                </pic:pic>
              </a:graphicData>
            </a:graphic>
          </wp:inline>
        </w:drawing>
      </w:r>
    </w:p>
    <w:p w14:paraId="3F287D3C" w14:textId="374645C5" w:rsidR="00D65E98"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p>
    <w:p w14:paraId="1F8ECA77" w14:textId="77777777" w:rsidR="005F3C7C" w:rsidRPr="003D422A" w:rsidRDefault="00D65E98"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We can see that there are no null values in the dataset</w:t>
      </w:r>
      <w:r w:rsidR="005F3C7C" w:rsidRPr="003D422A">
        <w:rPr>
          <w:rFonts w:ascii="Arial" w:hAnsi="Arial" w:cs="Arial"/>
          <w:color w:val="333333"/>
        </w:rPr>
        <w:t>.</w:t>
      </w:r>
    </w:p>
    <w:p w14:paraId="1DEF73EE" w14:textId="3FFE2070" w:rsidR="00D65E98"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We have both integer and string type values in our dataset, keeping that in mind</w:t>
      </w:r>
      <w:r w:rsidR="00C45448">
        <w:rPr>
          <w:rFonts w:ascii="Arial" w:hAnsi="Arial" w:cs="Arial"/>
          <w:color w:val="333333"/>
        </w:rPr>
        <w:t>,</w:t>
      </w:r>
      <w:r w:rsidRPr="003D422A">
        <w:rPr>
          <w:rFonts w:ascii="Arial" w:hAnsi="Arial" w:cs="Arial"/>
          <w:color w:val="333333"/>
        </w:rPr>
        <w:t xml:space="preserve"> </w:t>
      </w:r>
      <w:r w:rsidR="00C45448">
        <w:rPr>
          <w:rFonts w:ascii="Arial" w:hAnsi="Arial" w:cs="Arial"/>
          <w:color w:val="333333"/>
        </w:rPr>
        <w:t>i</w:t>
      </w:r>
      <w:r w:rsidRPr="003D422A">
        <w:rPr>
          <w:rFonts w:ascii="Arial" w:hAnsi="Arial" w:cs="Arial"/>
          <w:color w:val="333333"/>
        </w:rPr>
        <w:t>s this the correct result? Do we need to cross validate this? What should we do?</w:t>
      </w:r>
    </w:p>
    <w:p w14:paraId="172A35F9" w14:textId="2D999505"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t>
      </w:r>
    </w:p>
    <w:p w14:paraId="77F6A72C" w14:textId="3A2F975C"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t>
      </w:r>
    </w:p>
    <w:p w14:paraId="4ECE6BE7" w14:textId="5C1A80E4"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 xml:space="preserve">Yes, we need to cross validate this as in string type columns we might have null values present in the form of </w:t>
      </w:r>
      <w:r w:rsidR="004A1D3B" w:rsidRPr="003D422A">
        <w:rPr>
          <w:rFonts w:ascii="Arial" w:hAnsi="Arial" w:cs="Arial"/>
          <w:color w:val="333333"/>
        </w:rPr>
        <w:t>‘?’</w:t>
      </w:r>
      <w:r w:rsidR="004A1D3B">
        <w:rPr>
          <w:rFonts w:ascii="Arial" w:hAnsi="Arial" w:cs="Arial"/>
          <w:color w:val="333333"/>
        </w:rPr>
        <w:t xml:space="preserve">, </w:t>
      </w:r>
      <w:r w:rsidR="004A1D3B" w:rsidRPr="003D422A">
        <w:rPr>
          <w:rFonts w:ascii="Arial" w:hAnsi="Arial" w:cs="Arial"/>
          <w:color w:val="333333"/>
        </w:rPr>
        <w:t>‘- ‘or</w:t>
      </w:r>
      <w:r w:rsidRPr="003D422A">
        <w:rPr>
          <w:rFonts w:ascii="Arial" w:hAnsi="Arial" w:cs="Arial"/>
          <w:color w:val="333333"/>
        </w:rPr>
        <w:t xml:space="preserve"> any other special character. How can we check the same in the string type </w:t>
      </w:r>
      <w:r w:rsidR="004A1D3B" w:rsidRPr="003D422A">
        <w:rPr>
          <w:rFonts w:ascii="Arial" w:hAnsi="Arial" w:cs="Arial"/>
          <w:color w:val="333333"/>
        </w:rPr>
        <w:t>column</w:t>
      </w:r>
      <w:r w:rsidR="004A1D3B">
        <w:rPr>
          <w:rFonts w:ascii="Arial" w:hAnsi="Arial" w:cs="Arial"/>
          <w:color w:val="333333"/>
        </w:rPr>
        <w:t>?</w:t>
      </w:r>
      <w:r w:rsidRPr="003D422A">
        <w:rPr>
          <w:rFonts w:ascii="Arial" w:hAnsi="Arial" w:cs="Arial"/>
          <w:color w:val="333333"/>
        </w:rPr>
        <w:t xml:space="preserve"> </w:t>
      </w:r>
      <w:r w:rsidR="004A1D3B">
        <w:rPr>
          <w:rFonts w:ascii="Arial" w:hAnsi="Arial" w:cs="Arial"/>
          <w:color w:val="333333"/>
        </w:rPr>
        <w:t>T</w:t>
      </w:r>
      <w:r w:rsidRPr="003D422A">
        <w:rPr>
          <w:rFonts w:ascii="Arial" w:hAnsi="Arial" w:cs="Arial"/>
          <w:color w:val="333333"/>
        </w:rPr>
        <w:t>he dataset is huge and checking values manually will cost us time and efforts</w:t>
      </w:r>
      <w:r w:rsidR="004A1D3B">
        <w:rPr>
          <w:rFonts w:ascii="Arial" w:hAnsi="Arial" w:cs="Arial"/>
          <w:color w:val="333333"/>
        </w:rPr>
        <w:t>.</w:t>
      </w:r>
      <w:r w:rsidR="00E739DA" w:rsidRPr="003D422A">
        <w:rPr>
          <w:rFonts w:ascii="Arial" w:hAnsi="Arial" w:cs="Arial"/>
          <w:color w:val="333333"/>
        </w:rPr>
        <w:t xml:space="preserve"> </w:t>
      </w:r>
      <w:r w:rsidR="009B04FE">
        <w:rPr>
          <w:rFonts w:ascii="Arial" w:hAnsi="Arial" w:cs="Arial"/>
          <w:color w:val="333333"/>
        </w:rPr>
        <w:t>But</w:t>
      </w:r>
      <w:r w:rsidRPr="003D422A">
        <w:rPr>
          <w:rFonts w:ascii="Arial" w:hAnsi="Arial" w:cs="Arial"/>
          <w:color w:val="333333"/>
        </w:rPr>
        <w:t xml:space="preserve"> we</w:t>
      </w:r>
      <w:r w:rsidR="009B04FE">
        <w:rPr>
          <w:rFonts w:ascii="Arial" w:hAnsi="Arial" w:cs="Arial"/>
          <w:color w:val="333333"/>
        </w:rPr>
        <w:t xml:space="preserve"> need not worry as we</w:t>
      </w:r>
      <w:r w:rsidRPr="003D422A">
        <w:rPr>
          <w:rFonts w:ascii="Arial" w:hAnsi="Arial" w:cs="Arial"/>
          <w:color w:val="333333"/>
        </w:rPr>
        <w:t xml:space="preserve"> have huge </w:t>
      </w:r>
      <w:r w:rsidR="004A1D3B" w:rsidRPr="003D422A">
        <w:rPr>
          <w:rFonts w:ascii="Arial" w:hAnsi="Arial" w:cs="Arial"/>
          <w:color w:val="333333"/>
        </w:rPr>
        <w:t>number</w:t>
      </w:r>
      <w:r w:rsidRPr="003D422A">
        <w:rPr>
          <w:rFonts w:ascii="Arial" w:hAnsi="Arial" w:cs="Arial"/>
          <w:color w:val="333333"/>
        </w:rPr>
        <w:t xml:space="preserve"> of inbuilt functions in python libraries </w:t>
      </w:r>
      <w:r w:rsidR="005F3C7C" w:rsidRPr="003D422A">
        <w:rPr>
          <w:rFonts w:ascii="Arial" w:hAnsi="Arial" w:cs="Arial"/>
          <w:color w:val="333333"/>
        </w:rPr>
        <w:t>at</w:t>
      </w:r>
      <w:r w:rsidRPr="003D422A">
        <w:rPr>
          <w:rFonts w:ascii="Arial" w:hAnsi="Arial" w:cs="Arial"/>
          <w:color w:val="333333"/>
        </w:rPr>
        <w:t xml:space="preserve"> our </w:t>
      </w:r>
      <w:r w:rsidR="004A1D3B">
        <w:rPr>
          <w:rFonts w:ascii="Arial" w:hAnsi="Arial" w:cs="Arial"/>
          <w:color w:val="333333"/>
        </w:rPr>
        <w:t>hands</w:t>
      </w:r>
      <w:r w:rsidRPr="003D422A">
        <w:rPr>
          <w:rFonts w:ascii="Arial" w:hAnsi="Arial" w:cs="Arial"/>
          <w:color w:val="333333"/>
        </w:rPr>
        <w:t xml:space="preserve">. </w:t>
      </w:r>
    </w:p>
    <w:p w14:paraId="639CD7B2" w14:textId="130BABFF"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p>
    <w:p w14:paraId="41D2116E" w14:textId="36CED92B" w:rsidR="00CF5894"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We can use</w:t>
      </w:r>
      <w:r w:rsidR="00A51205">
        <w:rPr>
          <w:rFonts w:ascii="Arial" w:hAnsi="Arial" w:cs="Arial"/>
          <w:color w:val="333333"/>
        </w:rPr>
        <w:t xml:space="preserve"> ‘</w:t>
      </w:r>
      <w:proofErr w:type="spellStart"/>
      <w:r w:rsidR="00A51205">
        <w:rPr>
          <w:rFonts w:ascii="Arial" w:hAnsi="Arial" w:cs="Arial"/>
          <w:color w:val="333333"/>
        </w:rPr>
        <w:t>value_count</w:t>
      </w:r>
      <w:proofErr w:type="spellEnd"/>
      <w:r w:rsidR="00A51205">
        <w:rPr>
          <w:rFonts w:ascii="Arial" w:hAnsi="Arial" w:cs="Arial"/>
          <w:color w:val="333333"/>
        </w:rPr>
        <w:t>’ function in pandas</w:t>
      </w:r>
      <w:r w:rsidRPr="003D422A">
        <w:rPr>
          <w:rFonts w:ascii="Arial" w:hAnsi="Arial" w:cs="Arial"/>
          <w:color w:val="333333"/>
        </w:rPr>
        <w:t xml:space="preserve"> to check the unique values and </w:t>
      </w:r>
      <w:r w:rsidR="005F3C7C" w:rsidRPr="003D422A">
        <w:rPr>
          <w:rFonts w:ascii="Arial" w:hAnsi="Arial" w:cs="Arial"/>
          <w:color w:val="333333"/>
        </w:rPr>
        <w:t xml:space="preserve">its </w:t>
      </w:r>
      <w:r w:rsidRPr="003D422A">
        <w:rPr>
          <w:rFonts w:ascii="Arial" w:hAnsi="Arial" w:cs="Arial"/>
          <w:color w:val="333333"/>
        </w:rPr>
        <w:t xml:space="preserve">count present in the columns: </w:t>
      </w:r>
    </w:p>
    <w:p w14:paraId="386E16DF" w14:textId="72703117" w:rsidR="00A51205" w:rsidRDefault="00A51205" w:rsidP="00D65E98">
      <w:pPr>
        <w:pStyle w:val="ListParagraph"/>
        <w:shd w:val="clear" w:color="auto" w:fill="FFFFFF"/>
        <w:spacing w:before="158" w:after="158" w:line="240" w:lineRule="auto"/>
        <w:textAlignment w:val="baseline"/>
        <w:rPr>
          <w:rFonts w:ascii="Arial" w:hAnsi="Arial" w:cs="Arial"/>
          <w:color w:val="333333"/>
        </w:rPr>
      </w:pPr>
    </w:p>
    <w:p w14:paraId="55183584" w14:textId="08878AAA" w:rsidR="00A51205" w:rsidRPr="003D422A" w:rsidRDefault="00A51205" w:rsidP="00D65E98">
      <w:pPr>
        <w:pStyle w:val="ListParagraph"/>
        <w:shd w:val="clear" w:color="auto" w:fill="FFFFFF"/>
        <w:spacing w:before="158" w:after="158" w:line="240" w:lineRule="auto"/>
        <w:textAlignment w:val="baseline"/>
        <w:rPr>
          <w:rFonts w:ascii="Arial" w:hAnsi="Arial" w:cs="Arial"/>
          <w:color w:val="333333"/>
        </w:rPr>
      </w:pPr>
      <w:r>
        <w:rPr>
          <w:rFonts w:ascii="Arial" w:hAnsi="Arial" w:cs="Arial"/>
          <w:color w:val="333333"/>
        </w:rPr>
        <w:t>Code/Output:</w:t>
      </w:r>
    </w:p>
    <w:p w14:paraId="6372564E" w14:textId="2CB47186"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drawing>
          <wp:inline distT="0" distB="0" distL="0" distR="0" wp14:anchorId="3994492A" wp14:editId="0D9F20A7">
            <wp:extent cx="5731510" cy="11474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47445"/>
                    </a:xfrm>
                    <a:prstGeom prst="rect">
                      <a:avLst/>
                    </a:prstGeom>
                  </pic:spPr>
                </pic:pic>
              </a:graphicData>
            </a:graphic>
          </wp:inline>
        </w:drawing>
      </w:r>
    </w:p>
    <w:p w14:paraId="2173E6C4" w14:textId="194E2012"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p>
    <w:p w14:paraId="6531160C" w14:textId="077D85AF" w:rsidR="00CF5894" w:rsidRPr="003D422A" w:rsidRDefault="00CF5894"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As highlighted above</w:t>
      </w:r>
      <w:r w:rsidR="00A51205">
        <w:rPr>
          <w:rFonts w:ascii="Arial" w:hAnsi="Arial" w:cs="Arial"/>
          <w:color w:val="333333"/>
        </w:rPr>
        <w:t>,</w:t>
      </w:r>
      <w:r w:rsidRPr="003D422A">
        <w:rPr>
          <w:rFonts w:ascii="Arial" w:hAnsi="Arial" w:cs="Arial"/>
          <w:color w:val="333333"/>
        </w:rPr>
        <w:t xml:space="preserve"> </w:t>
      </w:r>
      <w:r w:rsidR="009B04FE">
        <w:rPr>
          <w:rFonts w:ascii="Arial" w:hAnsi="Arial" w:cs="Arial"/>
          <w:color w:val="333333"/>
        </w:rPr>
        <w:t>t</w:t>
      </w:r>
      <w:r w:rsidRPr="003D422A">
        <w:rPr>
          <w:rFonts w:ascii="Arial" w:hAnsi="Arial" w:cs="Arial"/>
          <w:color w:val="333333"/>
        </w:rPr>
        <w:t>here is ‘?’ value present in the ‘</w:t>
      </w:r>
      <w:proofErr w:type="spellStart"/>
      <w:r w:rsidRPr="003D422A">
        <w:rPr>
          <w:rFonts w:ascii="Arial" w:hAnsi="Arial" w:cs="Arial"/>
          <w:color w:val="333333"/>
        </w:rPr>
        <w:t>Workclass</w:t>
      </w:r>
      <w:proofErr w:type="spellEnd"/>
      <w:r w:rsidRPr="003D422A">
        <w:rPr>
          <w:rFonts w:ascii="Arial" w:hAnsi="Arial" w:cs="Arial"/>
          <w:color w:val="333333"/>
        </w:rPr>
        <w:t>’</w:t>
      </w:r>
      <w:r w:rsidR="005F3C7C" w:rsidRPr="003D422A">
        <w:rPr>
          <w:rFonts w:ascii="Arial" w:hAnsi="Arial" w:cs="Arial"/>
          <w:color w:val="333333"/>
        </w:rPr>
        <w:t xml:space="preserve"> </w:t>
      </w:r>
      <w:r w:rsidRPr="003D422A">
        <w:rPr>
          <w:rFonts w:ascii="Arial" w:hAnsi="Arial" w:cs="Arial"/>
          <w:color w:val="333333"/>
        </w:rPr>
        <w:t>column</w:t>
      </w:r>
      <w:r w:rsidR="009B04FE">
        <w:rPr>
          <w:rFonts w:ascii="Arial" w:hAnsi="Arial" w:cs="Arial"/>
          <w:color w:val="333333"/>
        </w:rPr>
        <w:t>.</w:t>
      </w:r>
      <w:r w:rsidRPr="003D422A">
        <w:rPr>
          <w:rFonts w:ascii="Arial" w:hAnsi="Arial" w:cs="Arial"/>
          <w:color w:val="333333"/>
        </w:rPr>
        <w:t xml:space="preserve"> Hence</w:t>
      </w:r>
      <w:r w:rsidR="009B04FE">
        <w:rPr>
          <w:rFonts w:ascii="Arial" w:hAnsi="Arial" w:cs="Arial"/>
          <w:color w:val="333333"/>
        </w:rPr>
        <w:t>,</w:t>
      </w:r>
      <w:r w:rsidRPr="003D422A">
        <w:rPr>
          <w:rFonts w:ascii="Arial" w:hAnsi="Arial" w:cs="Arial"/>
          <w:color w:val="333333"/>
        </w:rPr>
        <w:t xml:space="preserve"> null values are present in this column but according to the </w:t>
      </w:r>
      <w:proofErr w:type="spellStart"/>
      <w:proofErr w:type="gramStart"/>
      <w:r w:rsidRPr="003D422A">
        <w:rPr>
          <w:rFonts w:ascii="Arial" w:hAnsi="Arial" w:cs="Arial"/>
          <w:color w:val="333333"/>
        </w:rPr>
        <w:t>isnull</w:t>
      </w:r>
      <w:proofErr w:type="spellEnd"/>
      <w:r w:rsidRPr="003D422A">
        <w:rPr>
          <w:rFonts w:ascii="Arial" w:hAnsi="Arial" w:cs="Arial"/>
          <w:color w:val="333333"/>
        </w:rPr>
        <w:t>(</w:t>
      </w:r>
      <w:proofErr w:type="gramEnd"/>
      <w:r w:rsidRPr="003D422A">
        <w:rPr>
          <w:rFonts w:ascii="Arial" w:hAnsi="Arial" w:cs="Arial"/>
          <w:color w:val="333333"/>
        </w:rPr>
        <w:t xml:space="preserve">) function </w:t>
      </w:r>
      <w:r w:rsidR="00A51205" w:rsidRPr="003D422A">
        <w:rPr>
          <w:rFonts w:ascii="Arial" w:hAnsi="Arial" w:cs="Arial"/>
          <w:color w:val="333333"/>
        </w:rPr>
        <w:t>there</w:t>
      </w:r>
      <w:r w:rsidRPr="003D422A">
        <w:rPr>
          <w:rFonts w:ascii="Arial" w:hAnsi="Arial" w:cs="Arial"/>
          <w:color w:val="333333"/>
        </w:rPr>
        <w:t xml:space="preserve"> were no null values. </w:t>
      </w:r>
      <w:r w:rsidR="009B04FE">
        <w:rPr>
          <w:rFonts w:ascii="Arial" w:hAnsi="Arial" w:cs="Arial"/>
          <w:color w:val="333333"/>
        </w:rPr>
        <w:t>Therefore</w:t>
      </w:r>
      <w:r w:rsidRPr="003D422A">
        <w:rPr>
          <w:rFonts w:ascii="Arial" w:hAnsi="Arial" w:cs="Arial"/>
          <w:color w:val="333333"/>
        </w:rPr>
        <w:t xml:space="preserve">, </w:t>
      </w:r>
      <w:r w:rsidR="00A51205" w:rsidRPr="003D422A">
        <w:rPr>
          <w:rFonts w:ascii="Arial" w:hAnsi="Arial" w:cs="Arial"/>
          <w:color w:val="333333"/>
        </w:rPr>
        <w:t>for</w:t>
      </w:r>
      <w:r w:rsidRPr="003D422A">
        <w:rPr>
          <w:rFonts w:ascii="Arial" w:hAnsi="Arial" w:cs="Arial"/>
          <w:color w:val="333333"/>
        </w:rPr>
        <w:t xml:space="preserve"> string datatypes it is always better to cross validate the result.</w:t>
      </w:r>
      <w:r w:rsidR="001E19A0" w:rsidRPr="003D422A">
        <w:rPr>
          <w:rFonts w:ascii="Arial" w:hAnsi="Arial" w:cs="Arial"/>
          <w:color w:val="333333"/>
        </w:rPr>
        <w:t xml:space="preserve"> The more we explore our dataset the better result it will provide </w:t>
      </w:r>
      <w:r w:rsidR="003B43C0" w:rsidRPr="003D422A">
        <w:rPr>
          <w:rFonts w:ascii="Arial" w:hAnsi="Arial" w:cs="Arial"/>
          <w:color w:val="333333"/>
        </w:rPr>
        <w:t>during model building.</w:t>
      </w:r>
    </w:p>
    <w:p w14:paraId="4DAE01B0" w14:textId="5F4BD1F2" w:rsidR="003B43C0" w:rsidRPr="003D422A" w:rsidRDefault="003B43C0" w:rsidP="00D65E98">
      <w:pPr>
        <w:pStyle w:val="ListParagraph"/>
        <w:shd w:val="clear" w:color="auto" w:fill="FFFFFF"/>
        <w:spacing w:before="158" w:after="158" w:line="240" w:lineRule="auto"/>
        <w:textAlignment w:val="baseline"/>
        <w:rPr>
          <w:rFonts w:ascii="Arial" w:hAnsi="Arial" w:cs="Arial"/>
          <w:color w:val="333333"/>
        </w:rPr>
      </w:pPr>
    </w:p>
    <w:p w14:paraId="7AC20C40" w14:textId="25F73E72" w:rsidR="00266EFB" w:rsidRPr="003D422A" w:rsidRDefault="00A51205"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lastRenderedPageBreak/>
        <w:t>Similarly,</w:t>
      </w:r>
      <w:r w:rsidR="00266EFB" w:rsidRPr="003D422A">
        <w:rPr>
          <w:rFonts w:ascii="Arial" w:hAnsi="Arial" w:cs="Arial"/>
          <w:color w:val="333333"/>
        </w:rPr>
        <w:t xml:space="preserve"> we can find the null values for other columns.</w:t>
      </w:r>
    </w:p>
    <w:p w14:paraId="232EF832" w14:textId="5BF46D14" w:rsidR="00266EFB" w:rsidRPr="003D422A" w:rsidRDefault="00266EFB" w:rsidP="00D65E98">
      <w:pPr>
        <w:pStyle w:val="ListParagraph"/>
        <w:shd w:val="clear" w:color="auto" w:fill="FFFFFF"/>
        <w:spacing w:before="158" w:after="158" w:line="240" w:lineRule="auto"/>
        <w:textAlignment w:val="baseline"/>
        <w:rPr>
          <w:rFonts w:ascii="Arial" w:hAnsi="Arial" w:cs="Arial"/>
          <w:color w:val="333333"/>
        </w:rPr>
      </w:pPr>
    </w:p>
    <w:p w14:paraId="4B098D14" w14:textId="71C1D7B6" w:rsidR="00266EFB" w:rsidRPr="00983774" w:rsidRDefault="00A51205" w:rsidP="00266EFB">
      <w:pPr>
        <w:pStyle w:val="ListParagraph"/>
        <w:numPr>
          <w:ilvl w:val="0"/>
          <w:numId w:val="3"/>
        </w:numPr>
        <w:shd w:val="clear" w:color="auto" w:fill="FFFFFF"/>
        <w:spacing w:before="158" w:after="158" w:line="240" w:lineRule="auto"/>
        <w:textAlignment w:val="baseline"/>
        <w:rPr>
          <w:rFonts w:ascii="Arial" w:hAnsi="Arial" w:cs="Arial"/>
          <w:b/>
          <w:bCs/>
          <w:color w:val="333333"/>
          <w:sz w:val="24"/>
          <w:szCs w:val="24"/>
        </w:rPr>
      </w:pPr>
      <w:r w:rsidRPr="00983774">
        <w:rPr>
          <w:rFonts w:ascii="Arial" w:hAnsi="Arial" w:cs="Arial"/>
          <w:b/>
          <w:bCs/>
          <w:color w:val="333333"/>
          <w:sz w:val="24"/>
          <w:szCs w:val="24"/>
        </w:rPr>
        <w:t>Duplicate Rows</w:t>
      </w:r>
      <w:r w:rsidR="00113D22" w:rsidRPr="00983774">
        <w:rPr>
          <w:rFonts w:ascii="Arial" w:hAnsi="Arial" w:cs="Arial"/>
          <w:b/>
          <w:bCs/>
          <w:color w:val="333333"/>
          <w:sz w:val="24"/>
          <w:szCs w:val="24"/>
        </w:rPr>
        <w:t>:</w:t>
      </w:r>
    </w:p>
    <w:p w14:paraId="347D5961" w14:textId="77777777" w:rsidR="00A51205" w:rsidRPr="00113D22" w:rsidRDefault="00A51205" w:rsidP="00A51205">
      <w:pPr>
        <w:pStyle w:val="ListParagraph"/>
        <w:shd w:val="clear" w:color="auto" w:fill="FFFFFF"/>
        <w:spacing w:before="158" w:after="158" w:line="240" w:lineRule="auto"/>
        <w:textAlignment w:val="baseline"/>
        <w:rPr>
          <w:rFonts w:ascii="Arial" w:hAnsi="Arial" w:cs="Arial"/>
          <w:b/>
          <w:bCs/>
          <w:color w:val="333333"/>
        </w:rPr>
      </w:pPr>
    </w:p>
    <w:p w14:paraId="5F7B353B" w14:textId="68EA4E28" w:rsidR="00266EFB" w:rsidRPr="003D422A" w:rsidRDefault="00A51205" w:rsidP="00D65E98">
      <w:pPr>
        <w:pStyle w:val="ListParagraph"/>
        <w:shd w:val="clear" w:color="auto" w:fill="FFFFFF"/>
        <w:spacing w:before="158" w:after="158" w:line="240" w:lineRule="auto"/>
        <w:textAlignment w:val="baseline"/>
        <w:rPr>
          <w:rFonts w:ascii="Arial" w:hAnsi="Arial" w:cs="Arial"/>
          <w:color w:val="333333"/>
        </w:rPr>
      </w:pPr>
      <w:r>
        <w:rPr>
          <w:rFonts w:ascii="Arial" w:hAnsi="Arial" w:cs="Arial"/>
          <w:color w:val="333333"/>
        </w:rPr>
        <w:t>To check the duplicate rows in the dataset we will use ‘duplicated’ function available in pandas</w:t>
      </w:r>
    </w:p>
    <w:p w14:paraId="7F671483" w14:textId="1E494A06" w:rsidR="003B43C0" w:rsidRPr="003D422A" w:rsidRDefault="00266EFB" w:rsidP="00D65E98">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drawing>
          <wp:inline distT="0" distB="0" distL="0" distR="0" wp14:anchorId="7CA98A90" wp14:editId="35C0AF2D">
            <wp:extent cx="5731510" cy="480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0060"/>
                    </a:xfrm>
                    <a:prstGeom prst="rect">
                      <a:avLst/>
                    </a:prstGeom>
                  </pic:spPr>
                </pic:pic>
              </a:graphicData>
            </a:graphic>
          </wp:inline>
        </w:drawing>
      </w:r>
    </w:p>
    <w:p w14:paraId="3E48DBE4" w14:textId="54B3CB68" w:rsidR="00266EFB" w:rsidRPr="003D422A" w:rsidRDefault="0033342E" w:rsidP="0033342E">
      <w:pPr>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ab/>
      </w:r>
      <w:r w:rsidR="00266EFB" w:rsidRPr="003D422A">
        <w:rPr>
          <w:rFonts w:ascii="Arial" w:hAnsi="Arial" w:cs="Arial"/>
          <w:color w:val="333333"/>
        </w:rPr>
        <w:t>We have 24 duplicated rows in the dataset.</w:t>
      </w:r>
    </w:p>
    <w:p w14:paraId="08E73921" w14:textId="7FC542AC" w:rsidR="00266EFB" w:rsidRPr="00983774" w:rsidRDefault="00266EFB" w:rsidP="00266EFB">
      <w:pPr>
        <w:pStyle w:val="ListParagraph"/>
        <w:numPr>
          <w:ilvl w:val="0"/>
          <w:numId w:val="3"/>
        </w:numPr>
        <w:shd w:val="clear" w:color="auto" w:fill="FFFFFF"/>
        <w:spacing w:before="158" w:after="158" w:line="240" w:lineRule="auto"/>
        <w:textAlignment w:val="baseline"/>
        <w:rPr>
          <w:rFonts w:ascii="Arial" w:hAnsi="Arial" w:cs="Arial"/>
          <w:b/>
          <w:bCs/>
          <w:color w:val="333333"/>
          <w:sz w:val="24"/>
          <w:szCs w:val="24"/>
        </w:rPr>
      </w:pPr>
      <w:r w:rsidRPr="00983774">
        <w:rPr>
          <w:rFonts w:ascii="Arial" w:hAnsi="Arial" w:cs="Arial"/>
          <w:b/>
          <w:bCs/>
          <w:color w:val="333333"/>
          <w:sz w:val="24"/>
          <w:szCs w:val="24"/>
        </w:rPr>
        <w:t>Outliers</w:t>
      </w:r>
      <w:r w:rsidR="00113D22" w:rsidRPr="00983774">
        <w:rPr>
          <w:rFonts w:ascii="Arial" w:hAnsi="Arial" w:cs="Arial"/>
          <w:b/>
          <w:bCs/>
          <w:color w:val="333333"/>
          <w:sz w:val="24"/>
          <w:szCs w:val="24"/>
        </w:rPr>
        <w:t>:</w:t>
      </w:r>
    </w:p>
    <w:p w14:paraId="4D9BC123" w14:textId="77777777" w:rsidR="00A51205" w:rsidRPr="00113D22" w:rsidRDefault="00A51205" w:rsidP="00A51205">
      <w:pPr>
        <w:pStyle w:val="ListParagraph"/>
        <w:shd w:val="clear" w:color="auto" w:fill="FFFFFF"/>
        <w:spacing w:before="158" w:after="158" w:line="240" w:lineRule="auto"/>
        <w:textAlignment w:val="baseline"/>
        <w:rPr>
          <w:rFonts w:ascii="Arial" w:hAnsi="Arial" w:cs="Arial"/>
          <w:b/>
          <w:bCs/>
          <w:color w:val="333333"/>
        </w:rPr>
      </w:pPr>
    </w:p>
    <w:p w14:paraId="78C9AA28" w14:textId="757E44F1" w:rsidR="00266EFB" w:rsidRPr="003D422A" w:rsidRDefault="00266EFB"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We will check the outliers in the Integer/Float type columns.</w:t>
      </w:r>
      <w:r w:rsidR="00A51205">
        <w:rPr>
          <w:rFonts w:ascii="Arial" w:hAnsi="Arial" w:cs="Arial"/>
          <w:color w:val="333333"/>
        </w:rPr>
        <w:t xml:space="preserve"> V</w:t>
      </w:r>
      <w:r w:rsidRPr="003D422A">
        <w:rPr>
          <w:rFonts w:ascii="Arial" w:hAnsi="Arial" w:cs="Arial"/>
          <w:color w:val="333333"/>
        </w:rPr>
        <w:t>arious method</w:t>
      </w:r>
      <w:r w:rsidR="00A51205">
        <w:rPr>
          <w:rFonts w:ascii="Arial" w:hAnsi="Arial" w:cs="Arial"/>
          <w:color w:val="333333"/>
        </w:rPr>
        <w:t>s are available to</w:t>
      </w:r>
      <w:r w:rsidRPr="003D422A">
        <w:rPr>
          <w:rFonts w:ascii="Arial" w:hAnsi="Arial" w:cs="Arial"/>
          <w:color w:val="333333"/>
        </w:rPr>
        <w:t xml:space="preserve"> check outliers</w:t>
      </w:r>
      <w:r w:rsidR="00A51205">
        <w:rPr>
          <w:rFonts w:ascii="Arial" w:hAnsi="Arial" w:cs="Arial"/>
          <w:color w:val="333333"/>
        </w:rPr>
        <w:t xml:space="preserve"> in the dataset</w:t>
      </w:r>
      <w:r w:rsidRPr="003D422A">
        <w:rPr>
          <w:rFonts w:ascii="Arial" w:hAnsi="Arial" w:cs="Arial"/>
          <w:color w:val="333333"/>
        </w:rPr>
        <w:t xml:space="preserve"> and we will use</w:t>
      </w:r>
      <w:r w:rsidR="00A51205">
        <w:rPr>
          <w:rFonts w:ascii="Arial" w:hAnsi="Arial" w:cs="Arial"/>
          <w:color w:val="333333"/>
        </w:rPr>
        <w:t xml:space="preserve"> one of the methods i.e.</w:t>
      </w:r>
      <w:r w:rsidR="009B04FE">
        <w:rPr>
          <w:rFonts w:ascii="Arial" w:hAnsi="Arial" w:cs="Arial"/>
          <w:color w:val="333333"/>
        </w:rPr>
        <w:t>,</w:t>
      </w:r>
      <w:r w:rsidR="00A51205">
        <w:rPr>
          <w:rFonts w:ascii="Arial" w:hAnsi="Arial" w:cs="Arial"/>
          <w:color w:val="333333"/>
        </w:rPr>
        <w:t xml:space="preserve"> by plotting</w:t>
      </w:r>
      <w:r w:rsidRPr="003D422A">
        <w:rPr>
          <w:rFonts w:ascii="Arial" w:hAnsi="Arial" w:cs="Arial"/>
          <w:color w:val="333333"/>
        </w:rPr>
        <w:t xml:space="preserve"> Box</w:t>
      </w:r>
      <w:r w:rsidR="005F3C7C" w:rsidRPr="003D422A">
        <w:rPr>
          <w:rFonts w:ascii="Arial" w:hAnsi="Arial" w:cs="Arial"/>
          <w:color w:val="333333"/>
        </w:rPr>
        <w:t>-</w:t>
      </w:r>
      <w:r w:rsidRPr="003D422A">
        <w:rPr>
          <w:rFonts w:ascii="Arial" w:hAnsi="Arial" w:cs="Arial"/>
          <w:color w:val="333333"/>
        </w:rPr>
        <w:t>Plot to check the outliers in the dataset.</w:t>
      </w:r>
    </w:p>
    <w:p w14:paraId="1C0BCFAC" w14:textId="17E4EEBF" w:rsidR="00266EFB" w:rsidRPr="003D422A" w:rsidRDefault="00266EFB" w:rsidP="00266EFB">
      <w:pPr>
        <w:pStyle w:val="ListParagraph"/>
        <w:shd w:val="clear" w:color="auto" w:fill="FFFFFF"/>
        <w:spacing w:before="158" w:after="158" w:line="240" w:lineRule="auto"/>
        <w:textAlignment w:val="baseline"/>
        <w:rPr>
          <w:rFonts w:ascii="Arial" w:hAnsi="Arial" w:cs="Arial"/>
          <w:color w:val="333333"/>
        </w:rPr>
      </w:pPr>
    </w:p>
    <w:p w14:paraId="212D6D19" w14:textId="7FBEB85D" w:rsidR="00A51205" w:rsidRDefault="0089163A"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 xml:space="preserve">We will import the seaborn library to </w:t>
      </w:r>
      <w:r w:rsidR="00A51205">
        <w:rPr>
          <w:rFonts w:ascii="Arial" w:hAnsi="Arial" w:cs="Arial"/>
          <w:color w:val="333333"/>
        </w:rPr>
        <w:t>plot</w:t>
      </w:r>
      <w:r w:rsidRPr="003D422A">
        <w:rPr>
          <w:rFonts w:ascii="Arial" w:hAnsi="Arial" w:cs="Arial"/>
          <w:color w:val="333333"/>
        </w:rPr>
        <w:t xml:space="preserve"> the boxplot</w:t>
      </w:r>
      <w:r w:rsidR="00D34C0F">
        <w:rPr>
          <w:rFonts w:ascii="Arial" w:hAnsi="Arial" w:cs="Arial"/>
          <w:color w:val="333333"/>
        </w:rPr>
        <w:t>.</w:t>
      </w:r>
    </w:p>
    <w:p w14:paraId="4F416409" w14:textId="77777777" w:rsidR="00A51205" w:rsidRPr="003D422A" w:rsidRDefault="00A51205" w:rsidP="00266EFB">
      <w:pPr>
        <w:pStyle w:val="ListParagraph"/>
        <w:shd w:val="clear" w:color="auto" w:fill="FFFFFF"/>
        <w:spacing w:before="158" w:after="158" w:line="240" w:lineRule="auto"/>
        <w:textAlignment w:val="baseline"/>
        <w:rPr>
          <w:rFonts w:ascii="Arial" w:hAnsi="Arial" w:cs="Arial"/>
          <w:color w:val="333333"/>
        </w:rPr>
      </w:pPr>
    </w:p>
    <w:p w14:paraId="5CB8A559" w14:textId="3A7F7F72" w:rsidR="00266EFB" w:rsidRDefault="00266EFB"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color w:val="333333"/>
        </w:rPr>
        <w:t>The code for checking the outliers</w:t>
      </w:r>
      <w:r w:rsidR="0089163A" w:rsidRPr="003D422A">
        <w:rPr>
          <w:rFonts w:ascii="Arial" w:hAnsi="Arial" w:cs="Arial"/>
          <w:color w:val="333333"/>
        </w:rPr>
        <w:t xml:space="preserve"> for the numeric columns of our dataset</w:t>
      </w:r>
      <w:r w:rsidR="002272C5">
        <w:rPr>
          <w:rFonts w:ascii="Arial" w:hAnsi="Arial" w:cs="Arial"/>
          <w:color w:val="333333"/>
        </w:rPr>
        <w:t>:</w:t>
      </w:r>
    </w:p>
    <w:p w14:paraId="29D7193F" w14:textId="77777777" w:rsidR="00A51205" w:rsidRPr="003D422A" w:rsidRDefault="00A51205" w:rsidP="00266EFB">
      <w:pPr>
        <w:pStyle w:val="ListParagraph"/>
        <w:shd w:val="clear" w:color="auto" w:fill="FFFFFF"/>
        <w:spacing w:before="158" w:after="158" w:line="240" w:lineRule="auto"/>
        <w:textAlignment w:val="baseline"/>
        <w:rPr>
          <w:rFonts w:ascii="Arial" w:hAnsi="Arial" w:cs="Arial"/>
          <w:color w:val="333333"/>
        </w:rPr>
      </w:pPr>
    </w:p>
    <w:p w14:paraId="56FFC481" w14:textId="700DE048" w:rsidR="00266EFB" w:rsidRPr="003D422A" w:rsidRDefault="0089163A" w:rsidP="00266EFB">
      <w:pPr>
        <w:pStyle w:val="ListParagraph"/>
        <w:shd w:val="clear" w:color="auto" w:fill="FFFFFF"/>
        <w:spacing w:before="158" w:after="158" w:line="240" w:lineRule="auto"/>
        <w:textAlignment w:val="baseline"/>
        <w:rPr>
          <w:rFonts w:ascii="Arial" w:hAnsi="Arial" w:cs="Arial"/>
          <w:color w:val="333333"/>
        </w:rPr>
      </w:pPr>
      <w:r w:rsidRPr="003D422A">
        <w:rPr>
          <w:rFonts w:ascii="Arial" w:hAnsi="Arial" w:cs="Arial"/>
          <w:noProof/>
        </w:rPr>
        <w:drawing>
          <wp:inline distT="0" distB="0" distL="0" distR="0" wp14:anchorId="5F622FAD" wp14:editId="7B755FC1">
            <wp:extent cx="5731510" cy="1080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80770"/>
                    </a:xfrm>
                    <a:prstGeom prst="rect">
                      <a:avLst/>
                    </a:prstGeom>
                  </pic:spPr>
                </pic:pic>
              </a:graphicData>
            </a:graphic>
          </wp:inline>
        </w:drawing>
      </w:r>
    </w:p>
    <w:p w14:paraId="0FDD1103" w14:textId="1EF8929E" w:rsidR="00A51205" w:rsidRDefault="00A51205" w:rsidP="00A51205">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In the above code</w:t>
      </w:r>
      <w:r w:rsidR="009B04FE">
        <w:rPr>
          <w:rFonts w:ascii="Arial" w:hAnsi="Arial" w:cs="Arial"/>
          <w:sz w:val="20"/>
          <w:szCs w:val="20"/>
        </w:rPr>
        <w:t>, w</w:t>
      </w:r>
      <w:r>
        <w:rPr>
          <w:rFonts w:ascii="Arial" w:hAnsi="Arial" w:cs="Arial"/>
          <w:sz w:val="20"/>
          <w:szCs w:val="20"/>
        </w:rPr>
        <w:t xml:space="preserve">e have stored the </w:t>
      </w:r>
      <w:r w:rsidR="009B04FE">
        <w:rPr>
          <w:rFonts w:ascii="Arial" w:hAnsi="Arial" w:cs="Arial"/>
          <w:sz w:val="20"/>
          <w:szCs w:val="20"/>
        </w:rPr>
        <w:t>N</w:t>
      </w:r>
      <w:r>
        <w:rPr>
          <w:rFonts w:ascii="Arial" w:hAnsi="Arial" w:cs="Arial"/>
          <w:sz w:val="20"/>
          <w:szCs w:val="20"/>
        </w:rPr>
        <w:t>umeric/Integer/Float columns name in a list to plot their box-plot one by one</w:t>
      </w:r>
      <w:r w:rsidR="007412A8">
        <w:rPr>
          <w:rFonts w:ascii="Arial" w:hAnsi="Arial" w:cs="Arial"/>
          <w:sz w:val="20"/>
          <w:szCs w:val="20"/>
        </w:rPr>
        <w:t>.</w:t>
      </w:r>
    </w:p>
    <w:p w14:paraId="4082A156" w14:textId="19156722" w:rsidR="002C20BE" w:rsidRDefault="0089163A" w:rsidP="00A51205">
      <w:pPr>
        <w:shd w:val="clear" w:color="auto" w:fill="FFFFFF"/>
        <w:spacing w:before="158" w:after="158" w:line="240" w:lineRule="auto"/>
        <w:ind w:firstLine="720"/>
        <w:textAlignment w:val="baseline"/>
        <w:rPr>
          <w:rFonts w:ascii="Arial" w:hAnsi="Arial" w:cs="Arial"/>
          <w:sz w:val="20"/>
          <w:szCs w:val="20"/>
        </w:rPr>
      </w:pPr>
      <w:r w:rsidRPr="003D422A">
        <w:rPr>
          <w:rFonts w:ascii="Arial" w:hAnsi="Arial" w:cs="Arial"/>
          <w:sz w:val="20"/>
          <w:szCs w:val="20"/>
        </w:rPr>
        <w:t>Output</w:t>
      </w:r>
      <w:r w:rsidR="002272C5">
        <w:rPr>
          <w:rFonts w:ascii="Arial" w:hAnsi="Arial" w:cs="Arial"/>
          <w:sz w:val="20"/>
          <w:szCs w:val="20"/>
        </w:rPr>
        <w:t>:</w:t>
      </w:r>
    </w:p>
    <w:p w14:paraId="65224F67" w14:textId="21F2D06C" w:rsidR="002272C5" w:rsidRPr="003D422A" w:rsidRDefault="002272C5" w:rsidP="00A51205">
      <w:pPr>
        <w:shd w:val="clear" w:color="auto" w:fill="FFFFFF"/>
        <w:spacing w:before="158" w:after="158" w:line="240" w:lineRule="auto"/>
        <w:ind w:firstLine="720"/>
        <w:textAlignment w:val="baseline"/>
        <w:rPr>
          <w:rFonts w:ascii="Arial" w:hAnsi="Arial" w:cs="Arial"/>
          <w:sz w:val="20"/>
          <w:szCs w:val="20"/>
        </w:rPr>
      </w:pPr>
      <w:r>
        <w:rPr>
          <w:noProof/>
        </w:rPr>
        <w:drawing>
          <wp:inline distT="0" distB="0" distL="0" distR="0" wp14:anchorId="7B329626" wp14:editId="6FDF86B5">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5765"/>
                    </a:xfrm>
                    <a:prstGeom prst="rect">
                      <a:avLst/>
                    </a:prstGeom>
                  </pic:spPr>
                </pic:pic>
              </a:graphicData>
            </a:graphic>
          </wp:inline>
        </w:drawing>
      </w:r>
    </w:p>
    <w:p w14:paraId="4A5FA7C8" w14:textId="64B1D5DB" w:rsidR="0089163A" w:rsidRPr="003D422A" w:rsidRDefault="0089163A" w:rsidP="002272C5">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lastRenderedPageBreak/>
        <w:tab/>
      </w:r>
      <w:r w:rsidR="002272C5">
        <w:rPr>
          <w:noProof/>
        </w:rPr>
        <w:t xml:space="preserve">       </w:t>
      </w:r>
      <w:r w:rsidR="002272C5">
        <w:rPr>
          <w:noProof/>
        </w:rPr>
        <w:drawing>
          <wp:inline distT="0" distB="0" distL="0" distR="0" wp14:anchorId="04C7C12A" wp14:editId="7CF0580A">
            <wp:extent cx="5731510" cy="28511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1150"/>
                    </a:xfrm>
                    <a:prstGeom prst="rect">
                      <a:avLst/>
                    </a:prstGeom>
                  </pic:spPr>
                </pic:pic>
              </a:graphicData>
            </a:graphic>
          </wp:inline>
        </w:drawing>
      </w:r>
    </w:p>
    <w:p w14:paraId="31E910FF" w14:textId="553DD8AF" w:rsidR="00DC70C1" w:rsidRPr="003D422A" w:rsidRDefault="00DC70C1" w:rsidP="002C20BE">
      <w:pPr>
        <w:shd w:val="clear" w:color="auto" w:fill="FFFFFF"/>
        <w:spacing w:before="158" w:after="158" w:line="240" w:lineRule="auto"/>
        <w:textAlignment w:val="baseline"/>
        <w:rPr>
          <w:rFonts w:ascii="Arial" w:hAnsi="Arial" w:cs="Arial"/>
          <w:sz w:val="20"/>
          <w:szCs w:val="20"/>
        </w:rPr>
      </w:pPr>
    </w:p>
    <w:p w14:paraId="40AE8771" w14:textId="621C49ED" w:rsidR="00DC70C1" w:rsidRDefault="00DC70C1" w:rsidP="00B7253B">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t>We can observe that outliers are present in all the numeric columns.</w:t>
      </w:r>
      <w:r w:rsidR="007412A8">
        <w:rPr>
          <w:rFonts w:ascii="Arial" w:hAnsi="Arial" w:cs="Arial"/>
          <w:sz w:val="20"/>
          <w:szCs w:val="20"/>
        </w:rPr>
        <w:t xml:space="preserve"> How did we got to know from the above plots that outliers are present? </w:t>
      </w:r>
      <w:r w:rsidR="00B7253B">
        <w:rPr>
          <w:rFonts w:ascii="Arial" w:hAnsi="Arial" w:cs="Arial"/>
          <w:sz w:val="20"/>
          <w:szCs w:val="20"/>
        </w:rPr>
        <w:t>Well,</w:t>
      </w:r>
      <w:r w:rsidR="007412A8">
        <w:rPr>
          <w:rFonts w:ascii="Arial" w:hAnsi="Arial" w:cs="Arial"/>
          <w:sz w:val="20"/>
          <w:szCs w:val="20"/>
        </w:rPr>
        <w:t xml:space="preserve"> </w:t>
      </w:r>
      <w:r w:rsidR="00B7253B">
        <w:rPr>
          <w:rFonts w:ascii="Arial" w:hAnsi="Arial" w:cs="Arial"/>
          <w:sz w:val="20"/>
          <w:szCs w:val="20"/>
        </w:rPr>
        <w:t>if</w:t>
      </w:r>
      <w:r w:rsidR="007412A8">
        <w:rPr>
          <w:rFonts w:ascii="Arial" w:hAnsi="Arial" w:cs="Arial"/>
          <w:sz w:val="20"/>
          <w:szCs w:val="20"/>
        </w:rPr>
        <w:t xml:space="preserve"> any value is present in the plot outside of the upper limit and lower limit of the box plot that are considered as outliers. </w:t>
      </w:r>
    </w:p>
    <w:p w14:paraId="36CF9903" w14:textId="19A83172"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Pr>
          <w:rFonts w:ascii="Arial" w:hAnsi="Arial" w:cs="Arial"/>
          <w:sz w:val="20"/>
          <w:szCs w:val="20"/>
        </w:rPr>
        <w:t>If we need to calculate the upper/lower limit we can do it using below formula:</w:t>
      </w:r>
    </w:p>
    <w:p w14:paraId="17CC9D1C" w14:textId="77777777" w:rsidR="00B7253B" w:rsidRP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IQR = df[</w:t>
      </w:r>
      <w:proofErr w:type="spellStart"/>
      <w:r w:rsidRPr="00B7253B">
        <w:rPr>
          <w:rFonts w:ascii="Arial" w:hAnsi="Arial" w:cs="Arial"/>
          <w:sz w:val="20"/>
          <w:szCs w:val="20"/>
        </w:rPr>
        <w:t>i</w:t>
      </w:r>
      <w:proofErr w:type="spellEnd"/>
      <w:proofErr w:type="gramStart"/>
      <w:r w:rsidRPr="00B7253B">
        <w:rPr>
          <w:rFonts w:ascii="Arial" w:hAnsi="Arial" w:cs="Arial"/>
          <w:sz w:val="20"/>
          <w:szCs w:val="20"/>
        </w:rPr>
        <w:t>].quantile</w:t>
      </w:r>
      <w:proofErr w:type="gramEnd"/>
      <w:r w:rsidRPr="00B7253B">
        <w:rPr>
          <w:rFonts w:ascii="Arial" w:hAnsi="Arial" w:cs="Arial"/>
          <w:sz w:val="20"/>
          <w:szCs w:val="20"/>
        </w:rPr>
        <w:t>(0.75)-df[</w:t>
      </w:r>
      <w:proofErr w:type="spellStart"/>
      <w:r w:rsidRPr="00B7253B">
        <w:rPr>
          <w:rFonts w:ascii="Arial" w:hAnsi="Arial" w:cs="Arial"/>
          <w:sz w:val="20"/>
          <w:szCs w:val="20"/>
        </w:rPr>
        <w:t>i</w:t>
      </w:r>
      <w:proofErr w:type="spellEnd"/>
      <w:r w:rsidRPr="00B7253B">
        <w:rPr>
          <w:rFonts w:ascii="Arial" w:hAnsi="Arial" w:cs="Arial"/>
          <w:sz w:val="20"/>
          <w:szCs w:val="20"/>
        </w:rPr>
        <w:t>].quantile(0.25)</w:t>
      </w:r>
    </w:p>
    <w:p w14:paraId="1FB3FF49" w14:textId="5D467DCB" w:rsidR="00B7253B" w:rsidRP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w:t>
      </w:r>
      <w:proofErr w:type="spellStart"/>
      <w:r>
        <w:rPr>
          <w:rFonts w:ascii="Arial" w:hAnsi="Arial" w:cs="Arial"/>
          <w:sz w:val="20"/>
          <w:szCs w:val="20"/>
        </w:rPr>
        <w:t>Upper_limit</w:t>
      </w:r>
      <w:proofErr w:type="spellEnd"/>
      <w:r w:rsidRPr="00B7253B">
        <w:rPr>
          <w:rFonts w:ascii="Arial" w:hAnsi="Arial" w:cs="Arial"/>
          <w:sz w:val="20"/>
          <w:szCs w:val="20"/>
        </w:rPr>
        <w:t xml:space="preserve"> </w:t>
      </w:r>
      <w:proofErr w:type="gramStart"/>
      <w:r w:rsidRPr="00B7253B">
        <w:rPr>
          <w:rFonts w:ascii="Arial" w:hAnsi="Arial" w:cs="Arial"/>
          <w:sz w:val="20"/>
          <w:szCs w:val="20"/>
        </w:rPr>
        <w:t>=  df</w:t>
      </w:r>
      <w:proofErr w:type="gramEnd"/>
      <w:r w:rsidRPr="00B7253B">
        <w:rPr>
          <w:rFonts w:ascii="Arial" w:hAnsi="Arial" w:cs="Arial"/>
          <w:sz w:val="20"/>
          <w:szCs w:val="20"/>
        </w:rPr>
        <w:t>[</w:t>
      </w:r>
      <w:proofErr w:type="spellStart"/>
      <w:r w:rsidRPr="00B7253B">
        <w:rPr>
          <w:rFonts w:ascii="Arial" w:hAnsi="Arial" w:cs="Arial"/>
          <w:sz w:val="20"/>
          <w:szCs w:val="20"/>
        </w:rPr>
        <w:t>i</w:t>
      </w:r>
      <w:proofErr w:type="spellEnd"/>
      <w:r w:rsidRPr="00B7253B">
        <w:rPr>
          <w:rFonts w:ascii="Arial" w:hAnsi="Arial" w:cs="Arial"/>
          <w:sz w:val="20"/>
          <w:szCs w:val="20"/>
        </w:rPr>
        <w:t>].quantile(0.75) + 1.5*IQR</w:t>
      </w:r>
    </w:p>
    <w:p w14:paraId="647D9F7B" w14:textId="123123F8"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sidRPr="00B7253B">
        <w:rPr>
          <w:rFonts w:ascii="Arial" w:hAnsi="Arial" w:cs="Arial"/>
          <w:sz w:val="20"/>
          <w:szCs w:val="20"/>
        </w:rPr>
        <w:t xml:space="preserve">    </w:t>
      </w:r>
      <w:proofErr w:type="spellStart"/>
      <w:r>
        <w:rPr>
          <w:rFonts w:ascii="Arial" w:hAnsi="Arial" w:cs="Arial"/>
          <w:sz w:val="20"/>
          <w:szCs w:val="20"/>
        </w:rPr>
        <w:t>Lowerl_imit</w:t>
      </w:r>
      <w:proofErr w:type="spellEnd"/>
      <w:r w:rsidRPr="00B7253B">
        <w:rPr>
          <w:rFonts w:ascii="Arial" w:hAnsi="Arial" w:cs="Arial"/>
          <w:sz w:val="20"/>
          <w:szCs w:val="20"/>
        </w:rPr>
        <w:t xml:space="preserve"> </w:t>
      </w:r>
      <w:proofErr w:type="gramStart"/>
      <w:r w:rsidRPr="00B7253B">
        <w:rPr>
          <w:rFonts w:ascii="Arial" w:hAnsi="Arial" w:cs="Arial"/>
          <w:sz w:val="20"/>
          <w:szCs w:val="20"/>
        </w:rPr>
        <w:t>=  df</w:t>
      </w:r>
      <w:proofErr w:type="gramEnd"/>
      <w:r w:rsidRPr="00B7253B">
        <w:rPr>
          <w:rFonts w:ascii="Arial" w:hAnsi="Arial" w:cs="Arial"/>
          <w:sz w:val="20"/>
          <w:szCs w:val="20"/>
        </w:rPr>
        <w:t>[</w:t>
      </w:r>
      <w:proofErr w:type="spellStart"/>
      <w:r w:rsidRPr="00B7253B">
        <w:rPr>
          <w:rFonts w:ascii="Arial" w:hAnsi="Arial" w:cs="Arial"/>
          <w:sz w:val="20"/>
          <w:szCs w:val="20"/>
        </w:rPr>
        <w:t>i</w:t>
      </w:r>
      <w:proofErr w:type="spellEnd"/>
      <w:r w:rsidRPr="00B7253B">
        <w:rPr>
          <w:rFonts w:ascii="Arial" w:hAnsi="Arial" w:cs="Arial"/>
          <w:sz w:val="20"/>
          <w:szCs w:val="20"/>
        </w:rPr>
        <w:t>].quantile(0.25) - 1.5*IQR</w:t>
      </w:r>
    </w:p>
    <w:p w14:paraId="0DE99D7D" w14:textId="43BC28C5" w:rsidR="00B7253B" w:rsidRDefault="00B7253B" w:rsidP="00B7253B">
      <w:pPr>
        <w:shd w:val="clear" w:color="auto" w:fill="FFFFFF"/>
        <w:spacing w:before="158" w:after="158" w:line="240" w:lineRule="auto"/>
        <w:ind w:firstLine="720"/>
        <w:textAlignment w:val="baseline"/>
        <w:rPr>
          <w:rFonts w:ascii="Arial" w:hAnsi="Arial" w:cs="Arial"/>
          <w:sz w:val="20"/>
          <w:szCs w:val="20"/>
        </w:rPr>
      </w:pPr>
      <w:r>
        <w:rPr>
          <w:rFonts w:ascii="Arial" w:hAnsi="Arial" w:cs="Arial"/>
          <w:sz w:val="20"/>
          <w:szCs w:val="20"/>
        </w:rPr>
        <w:t>(Here ‘</w:t>
      </w:r>
      <w:proofErr w:type="spellStart"/>
      <w:r>
        <w:rPr>
          <w:rFonts w:ascii="Arial" w:hAnsi="Arial" w:cs="Arial"/>
          <w:sz w:val="20"/>
          <w:szCs w:val="20"/>
        </w:rPr>
        <w:t>i</w:t>
      </w:r>
      <w:proofErr w:type="spellEnd"/>
      <w:r>
        <w:rPr>
          <w:rFonts w:ascii="Arial" w:hAnsi="Arial" w:cs="Arial"/>
          <w:sz w:val="20"/>
          <w:szCs w:val="20"/>
        </w:rPr>
        <w:t>’ denotes the column name)</w:t>
      </w:r>
    </w:p>
    <w:p w14:paraId="08E02344" w14:textId="13A656F4" w:rsidR="00B7253B" w:rsidRPr="003D422A" w:rsidRDefault="00B7253B" w:rsidP="00B7253B">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Any values below the lower limit and any values above the upper limit will be identified as outliers.</w:t>
      </w:r>
    </w:p>
    <w:p w14:paraId="50EC25B1" w14:textId="532E87D8" w:rsidR="00DC70C1" w:rsidRPr="00983774" w:rsidRDefault="00DC70C1" w:rsidP="00DC70C1">
      <w:pPr>
        <w:pStyle w:val="ListParagraph"/>
        <w:numPr>
          <w:ilvl w:val="0"/>
          <w:numId w:val="3"/>
        </w:numPr>
        <w:shd w:val="clear" w:color="auto" w:fill="FFFFFF"/>
        <w:spacing w:before="158" w:after="158" w:line="240" w:lineRule="auto"/>
        <w:textAlignment w:val="baseline"/>
        <w:rPr>
          <w:rFonts w:ascii="Arial" w:hAnsi="Arial" w:cs="Arial"/>
          <w:b/>
          <w:bCs/>
        </w:rPr>
      </w:pPr>
      <w:r w:rsidRPr="00983774">
        <w:rPr>
          <w:rFonts w:ascii="Arial" w:hAnsi="Arial" w:cs="Arial"/>
          <w:b/>
          <w:bCs/>
        </w:rPr>
        <w:t>Skewness</w:t>
      </w:r>
      <w:r w:rsidR="00113D22" w:rsidRPr="00983774">
        <w:rPr>
          <w:rFonts w:ascii="Arial" w:hAnsi="Arial" w:cs="Arial"/>
          <w:b/>
          <w:bCs/>
        </w:rPr>
        <w:t>:</w:t>
      </w:r>
    </w:p>
    <w:p w14:paraId="3B1E3958" w14:textId="77777777" w:rsidR="00774164" w:rsidRPr="00113D22" w:rsidRDefault="00774164" w:rsidP="00774164">
      <w:pPr>
        <w:pStyle w:val="ListParagraph"/>
        <w:shd w:val="clear" w:color="auto" w:fill="FFFFFF"/>
        <w:spacing w:before="158" w:after="158" w:line="240" w:lineRule="auto"/>
        <w:textAlignment w:val="baseline"/>
        <w:rPr>
          <w:rFonts w:ascii="Arial" w:hAnsi="Arial" w:cs="Arial"/>
          <w:b/>
          <w:bCs/>
          <w:sz w:val="20"/>
          <w:szCs w:val="20"/>
        </w:rPr>
      </w:pPr>
    </w:p>
    <w:p w14:paraId="713B81E3" w14:textId="2BE6F802" w:rsidR="00DC70C1" w:rsidRDefault="00774164" w:rsidP="00DC70C1">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Let’s</w:t>
      </w:r>
      <w:r w:rsidR="00DC70C1" w:rsidRPr="003D422A">
        <w:rPr>
          <w:rFonts w:ascii="Arial" w:hAnsi="Arial" w:cs="Arial"/>
          <w:sz w:val="20"/>
          <w:szCs w:val="20"/>
        </w:rPr>
        <w:t xml:space="preserve"> check the skewness of the dataset using </w:t>
      </w:r>
      <w:r>
        <w:rPr>
          <w:rFonts w:ascii="Arial" w:hAnsi="Arial" w:cs="Arial"/>
          <w:sz w:val="20"/>
          <w:szCs w:val="20"/>
        </w:rPr>
        <w:t>pandas</w:t>
      </w:r>
      <w:r w:rsidR="00DC70C1" w:rsidRPr="003D422A">
        <w:rPr>
          <w:rFonts w:ascii="Arial" w:hAnsi="Arial" w:cs="Arial"/>
          <w:sz w:val="20"/>
          <w:szCs w:val="20"/>
        </w:rPr>
        <w:t xml:space="preserve"> function </w:t>
      </w:r>
      <w:proofErr w:type="gramStart"/>
      <w:r w:rsidR="00DC70C1" w:rsidRPr="003D422A">
        <w:rPr>
          <w:rFonts w:ascii="Arial" w:hAnsi="Arial" w:cs="Arial"/>
          <w:sz w:val="20"/>
          <w:szCs w:val="20"/>
        </w:rPr>
        <w:t>skew(</w:t>
      </w:r>
      <w:proofErr w:type="gramEnd"/>
      <w:r w:rsidR="00DC70C1" w:rsidRPr="003D422A">
        <w:rPr>
          <w:rFonts w:ascii="Arial" w:hAnsi="Arial" w:cs="Arial"/>
          <w:sz w:val="20"/>
          <w:szCs w:val="20"/>
        </w:rPr>
        <w:t>)</w:t>
      </w:r>
    </w:p>
    <w:p w14:paraId="56C52863" w14:textId="64AB38A0" w:rsidR="00774164" w:rsidRDefault="00774164" w:rsidP="00DC70C1">
      <w:pPr>
        <w:pStyle w:val="ListParagraph"/>
        <w:shd w:val="clear" w:color="auto" w:fill="FFFFFF"/>
        <w:spacing w:before="158" w:after="158" w:line="240" w:lineRule="auto"/>
        <w:textAlignment w:val="baseline"/>
        <w:rPr>
          <w:rFonts w:ascii="Arial" w:hAnsi="Arial" w:cs="Arial"/>
          <w:sz w:val="20"/>
          <w:szCs w:val="20"/>
        </w:rPr>
      </w:pPr>
    </w:p>
    <w:p w14:paraId="17A84A17" w14:textId="697B84A4" w:rsidR="00774164" w:rsidRPr="003D422A" w:rsidRDefault="00774164" w:rsidP="00DC70C1">
      <w:pPr>
        <w:pStyle w:val="ListParagraph"/>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 xml:space="preserve">Code/ Output: </w:t>
      </w:r>
    </w:p>
    <w:p w14:paraId="136E6D7F" w14:textId="779581F7" w:rsidR="00DC70C1" w:rsidRPr="003D422A" w:rsidRDefault="00DC70C1" w:rsidP="00DC70C1">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3DA7EB20" wp14:editId="080794F3">
            <wp:extent cx="5731510" cy="955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55040"/>
                    </a:xfrm>
                    <a:prstGeom prst="rect">
                      <a:avLst/>
                    </a:prstGeom>
                  </pic:spPr>
                </pic:pic>
              </a:graphicData>
            </a:graphic>
          </wp:inline>
        </w:drawing>
      </w:r>
    </w:p>
    <w:p w14:paraId="046AC04B" w14:textId="6AAF715D" w:rsidR="002C20BE" w:rsidRDefault="00DC70C1" w:rsidP="00E739DA">
      <w:pPr>
        <w:shd w:val="clear" w:color="auto" w:fill="FFFFFF"/>
        <w:spacing w:before="158" w:after="158" w:line="240" w:lineRule="auto"/>
        <w:ind w:left="720"/>
        <w:textAlignment w:val="baseline"/>
        <w:rPr>
          <w:rFonts w:ascii="Arial" w:hAnsi="Arial" w:cs="Arial"/>
          <w:sz w:val="20"/>
          <w:szCs w:val="20"/>
        </w:rPr>
      </w:pPr>
      <w:r w:rsidRPr="003D422A">
        <w:rPr>
          <w:rFonts w:ascii="Arial" w:hAnsi="Arial" w:cs="Arial"/>
          <w:sz w:val="20"/>
          <w:szCs w:val="20"/>
        </w:rPr>
        <w:t>As we know that the ske</w:t>
      </w:r>
      <w:r w:rsidR="006B2D7C" w:rsidRPr="003D422A">
        <w:rPr>
          <w:rFonts w:ascii="Arial" w:hAnsi="Arial" w:cs="Arial"/>
          <w:sz w:val="20"/>
          <w:szCs w:val="20"/>
        </w:rPr>
        <w:t>w</w:t>
      </w:r>
      <w:r w:rsidRPr="003D422A">
        <w:rPr>
          <w:rFonts w:ascii="Arial" w:hAnsi="Arial" w:cs="Arial"/>
          <w:sz w:val="20"/>
          <w:szCs w:val="20"/>
        </w:rPr>
        <w:t>ness out</w:t>
      </w:r>
      <w:r w:rsidR="00774164">
        <w:rPr>
          <w:rFonts w:ascii="Arial" w:hAnsi="Arial" w:cs="Arial"/>
          <w:sz w:val="20"/>
          <w:szCs w:val="20"/>
        </w:rPr>
        <w:t>side</w:t>
      </w:r>
      <w:r w:rsidRPr="003D422A">
        <w:rPr>
          <w:rFonts w:ascii="Arial" w:hAnsi="Arial" w:cs="Arial"/>
          <w:sz w:val="20"/>
          <w:szCs w:val="20"/>
        </w:rPr>
        <w:t xml:space="preserve"> the range of -0.5 to +0.5 is not good for model building and in our dataset skewness for few columns is very high.</w:t>
      </w:r>
    </w:p>
    <w:p w14:paraId="22B66431" w14:textId="3BCDE35D" w:rsidR="00774164" w:rsidRPr="003D422A" w:rsidRDefault="00774164" w:rsidP="00E739DA">
      <w:pPr>
        <w:shd w:val="clear" w:color="auto" w:fill="FFFFFF"/>
        <w:spacing w:before="158" w:after="158" w:line="240" w:lineRule="auto"/>
        <w:ind w:left="720"/>
        <w:textAlignment w:val="baseline"/>
        <w:rPr>
          <w:rFonts w:ascii="Arial" w:hAnsi="Arial" w:cs="Arial"/>
          <w:sz w:val="20"/>
          <w:szCs w:val="20"/>
        </w:rPr>
      </w:pPr>
      <w:r>
        <w:rPr>
          <w:rFonts w:ascii="Arial" w:hAnsi="Arial" w:cs="Arial"/>
          <w:sz w:val="20"/>
          <w:szCs w:val="20"/>
        </w:rPr>
        <w:t>We can see that ‘</w:t>
      </w:r>
      <w:proofErr w:type="spellStart"/>
      <w:r>
        <w:rPr>
          <w:rFonts w:ascii="Arial" w:hAnsi="Arial" w:cs="Arial"/>
          <w:sz w:val="20"/>
          <w:szCs w:val="20"/>
        </w:rPr>
        <w:t>Capital_gain</w:t>
      </w:r>
      <w:proofErr w:type="spellEnd"/>
      <w:r>
        <w:rPr>
          <w:rFonts w:ascii="Arial" w:hAnsi="Arial" w:cs="Arial"/>
          <w:sz w:val="20"/>
          <w:szCs w:val="20"/>
        </w:rPr>
        <w:t>’ and ‘</w:t>
      </w:r>
      <w:proofErr w:type="spellStart"/>
      <w:r>
        <w:rPr>
          <w:rFonts w:ascii="Arial" w:hAnsi="Arial" w:cs="Arial"/>
          <w:sz w:val="20"/>
          <w:szCs w:val="20"/>
        </w:rPr>
        <w:t>Capital_loss</w:t>
      </w:r>
      <w:proofErr w:type="spellEnd"/>
      <w:r>
        <w:rPr>
          <w:rFonts w:ascii="Arial" w:hAnsi="Arial" w:cs="Arial"/>
          <w:sz w:val="20"/>
          <w:szCs w:val="20"/>
        </w:rPr>
        <w:t>’ columns ‘</w:t>
      </w:r>
      <w:proofErr w:type="spellStart"/>
      <w:r>
        <w:rPr>
          <w:rFonts w:ascii="Arial" w:hAnsi="Arial" w:cs="Arial"/>
          <w:sz w:val="20"/>
          <w:szCs w:val="20"/>
        </w:rPr>
        <w:t>Fnlwgt</w:t>
      </w:r>
      <w:proofErr w:type="spellEnd"/>
      <w:r>
        <w:rPr>
          <w:rFonts w:ascii="Arial" w:hAnsi="Arial" w:cs="Arial"/>
          <w:sz w:val="20"/>
          <w:szCs w:val="20"/>
        </w:rPr>
        <w:t>’ are highly right skewed.</w:t>
      </w:r>
    </w:p>
    <w:p w14:paraId="03E88F72" w14:textId="39DBDA3E" w:rsidR="00DC70C1" w:rsidRPr="00983774" w:rsidRDefault="006B2D7C" w:rsidP="00DC70C1">
      <w:pPr>
        <w:pStyle w:val="ListParagraph"/>
        <w:numPr>
          <w:ilvl w:val="0"/>
          <w:numId w:val="3"/>
        </w:numPr>
        <w:shd w:val="clear" w:color="auto" w:fill="FFFFFF"/>
        <w:spacing w:before="158" w:after="158" w:line="240" w:lineRule="auto"/>
        <w:textAlignment w:val="baseline"/>
        <w:rPr>
          <w:rFonts w:ascii="Arial" w:hAnsi="Arial" w:cs="Arial"/>
          <w:b/>
          <w:bCs/>
          <w:sz w:val="24"/>
          <w:szCs w:val="24"/>
        </w:rPr>
      </w:pPr>
      <w:r w:rsidRPr="00983774">
        <w:rPr>
          <w:rFonts w:ascii="Arial" w:hAnsi="Arial" w:cs="Arial"/>
          <w:b/>
          <w:bCs/>
          <w:sz w:val="24"/>
          <w:szCs w:val="24"/>
        </w:rPr>
        <w:t>Distribution of the data in columns</w:t>
      </w:r>
      <w:r w:rsidR="00113D22" w:rsidRPr="00983774">
        <w:rPr>
          <w:rFonts w:ascii="Arial" w:hAnsi="Arial" w:cs="Arial"/>
          <w:b/>
          <w:bCs/>
          <w:sz w:val="24"/>
          <w:szCs w:val="24"/>
        </w:rPr>
        <w:t>:</w:t>
      </w:r>
    </w:p>
    <w:p w14:paraId="612612C4" w14:textId="0CAAE13E"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p>
    <w:p w14:paraId="128FBA8D" w14:textId="54513428" w:rsidR="006B2D7C"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can check whether the data is normally distributed or not using distance </w:t>
      </w:r>
      <w:r w:rsidR="002272C5" w:rsidRPr="003D422A">
        <w:rPr>
          <w:rFonts w:ascii="Arial" w:hAnsi="Arial" w:cs="Arial"/>
          <w:sz w:val="20"/>
          <w:szCs w:val="20"/>
        </w:rPr>
        <w:t>plot</w:t>
      </w:r>
      <w:r w:rsidR="002272C5">
        <w:rPr>
          <w:rFonts w:ascii="Arial" w:hAnsi="Arial" w:cs="Arial"/>
          <w:sz w:val="20"/>
          <w:szCs w:val="20"/>
        </w:rPr>
        <w:t xml:space="preserve">. </w:t>
      </w:r>
      <w:r w:rsidR="002272C5" w:rsidRPr="003D422A">
        <w:rPr>
          <w:rFonts w:ascii="Arial" w:hAnsi="Arial" w:cs="Arial"/>
          <w:sz w:val="20"/>
          <w:szCs w:val="20"/>
        </w:rPr>
        <w:t>We</w:t>
      </w:r>
      <w:r w:rsidRPr="003D422A">
        <w:rPr>
          <w:rFonts w:ascii="Arial" w:hAnsi="Arial" w:cs="Arial"/>
          <w:sz w:val="20"/>
          <w:szCs w:val="20"/>
        </w:rPr>
        <w:t xml:space="preserve"> will use same sea born library to plot this graph</w:t>
      </w:r>
    </w:p>
    <w:p w14:paraId="479E259D" w14:textId="1915D373"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755DAD54" w14:textId="6A961EFB"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r>
        <w:rPr>
          <w:rFonts w:ascii="Arial" w:hAnsi="Arial" w:cs="Arial"/>
          <w:sz w:val="20"/>
          <w:szCs w:val="20"/>
        </w:rPr>
        <w:lastRenderedPageBreak/>
        <w:t>Code:</w:t>
      </w:r>
    </w:p>
    <w:p w14:paraId="1C2F7C6C" w14:textId="77777777" w:rsidR="00774164" w:rsidRPr="003D422A"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6CD9FD48" w14:textId="474976AD"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440A6377" wp14:editId="29E813B9">
            <wp:extent cx="5731510" cy="9290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29005"/>
                    </a:xfrm>
                    <a:prstGeom prst="rect">
                      <a:avLst/>
                    </a:prstGeom>
                  </pic:spPr>
                </pic:pic>
              </a:graphicData>
            </a:graphic>
          </wp:inline>
        </w:drawing>
      </w:r>
    </w:p>
    <w:p w14:paraId="716B54C5" w14:textId="77777777" w:rsidR="00774164" w:rsidRDefault="00774164" w:rsidP="006B2D7C">
      <w:pPr>
        <w:pStyle w:val="ListParagraph"/>
        <w:shd w:val="clear" w:color="auto" w:fill="FFFFFF"/>
        <w:spacing w:before="158" w:after="158" w:line="240" w:lineRule="auto"/>
        <w:textAlignment w:val="baseline"/>
        <w:rPr>
          <w:rFonts w:ascii="Arial" w:hAnsi="Arial" w:cs="Arial"/>
          <w:sz w:val="20"/>
          <w:szCs w:val="20"/>
        </w:rPr>
      </w:pPr>
    </w:p>
    <w:p w14:paraId="685A95D9" w14:textId="07440FB6"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Output</w:t>
      </w:r>
      <w:r w:rsidR="00774164">
        <w:rPr>
          <w:rFonts w:ascii="Arial" w:hAnsi="Arial" w:cs="Arial"/>
          <w:sz w:val="20"/>
          <w:szCs w:val="20"/>
        </w:rPr>
        <w:t>:</w:t>
      </w:r>
    </w:p>
    <w:p w14:paraId="63AC3096" w14:textId="009BF83D"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noProof/>
          <w:sz w:val="20"/>
          <w:szCs w:val="20"/>
        </w:rPr>
        <w:drawing>
          <wp:inline distT="0" distB="0" distL="0" distR="0" wp14:anchorId="0C1A455F" wp14:editId="2092059F">
            <wp:extent cx="5722620" cy="591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913120"/>
                    </a:xfrm>
                    <a:prstGeom prst="rect">
                      <a:avLst/>
                    </a:prstGeom>
                    <a:noFill/>
                    <a:ln>
                      <a:noFill/>
                    </a:ln>
                  </pic:spPr>
                </pic:pic>
              </a:graphicData>
            </a:graphic>
          </wp:inline>
        </w:drawing>
      </w:r>
    </w:p>
    <w:p w14:paraId="7A8EF181" w14:textId="29A7AD0D" w:rsidR="006B2D7C" w:rsidRPr="003D422A" w:rsidRDefault="006B2D7C" w:rsidP="006B2D7C">
      <w:pPr>
        <w:pStyle w:val="ListParagraph"/>
        <w:shd w:val="clear" w:color="auto" w:fill="FFFFFF"/>
        <w:spacing w:before="158" w:after="158" w:line="240" w:lineRule="auto"/>
        <w:textAlignment w:val="baseline"/>
        <w:rPr>
          <w:rFonts w:ascii="Arial" w:hAnsi="Arial" w:cs="Arial"/>
          <w:sz w:val="20"/>
          <w:szCs w:val="20"/>
        </w:rPr>
      </w:pPr>
    </w:p>
    <w:p w14:paraId="20A69B00" w14:textId="6AE69EB0" w:rsidR="006B2D7C" w:rsidRPr="003D422A" w:rsidRDefault="00EA1662" w:rsidP="006B2D7C">
      <w:pPr>
        <w:pStyle w:val="ListParagraph"/>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From above plots we can see for </w:t>
      </w:r>
      <w:r w:rsidR="001743F1">
        <w:rPr>
          <w:rFonts w:ascii="Arial" w:hAnsi="Arial" w:cs="Arial"/>
          <w:sz w:val="20"/>
          <w:szCs w:val="20"/>
        </w:rPr>
        <w:t>‘</w:t>
      </w:r>
      <w:proofErr w:type="spellStart"/>
      <w:r w:rsidRPr="003D422A">
        <w:rPr>
          <w:rFonts w:ascii="Arial" w:hAnsi="Arial" w:cs="Arial"/>
          <w:sz w:val="20"/>
          <w:szCs w:val="20"/>
        </w:rPr>
        <w:t>Fnlwgt</w:t>
      </w:r>
      <w:proofErr w:type="spellEnd"/>
      <w:r w:rsidR="001743F1">
        <w:rPr>
          <w:rFonts w:ascii="Arial" w:hAnsi="Arial" w:cs="Arial"/>
          <w:sz w:val="20"/>
          <w:szCs w:val="20"/>
        </w:rPr>
        <w:t>’</w:t>
      </w:r>
      <w:r w:rsidRPr="003D422A">
        <w:rPr>
          <w:rFonts w:ascii="Arial" w:hAnsi="Arial" w:cs="Arial"/>
          <w:sz w:val="20"/>
          <w:szCs w:val="20"/>
        </w:rPr>
        <w:t xml:space="preserve">, </w:t>
      </w:r>
      <w:r w:rsidR="001743F1">
        <w:rPr>
          <w:rFonts w:ascii="Arial" w:hAnsi="Arial" w:cs="Arial"/>
          <w:sz w:val="20"/>
          <w:szCs w:val="20"/>
        </w:rPr>
        <w:t>‘</w:t>
      </w:r>
      <w:proofErr w:type="spellStart"/>
      <w:r w:rsidRPr="003D422A">
        <w:rPr>
          <w:rFonts w:ascii="Arial" w:hAnsi="Arial" w:cs="Arial"/>
          <w:sz w:val="20"/>
          <w:szCs w:val="20"/>
        </w:rPr>
        <w:t>Education_num</w:t>
      </w:r>
      <w:proofErr w:type="spellEnd"/>
      <w:r w:rsidR="001743F1">
        <w:rPr>
          <w:rFonts w:ascii="Arial" w:hAnsi="Arial" w:cs="Arial"/>
          <w:sz w:val="20"/>
          <w:szCs w:val="20"/>
        </w:rPr>
        <w:t>’</w:t>
      </w:r>
      <w:r w:rsidR="005F05F5">
        <w:rPr>
          <w:rFonts w:ascii="Arial" w:hAnsi="Arial" w:cs="Arial"/>
          <w:sz w:val="20"/>
          <w:szCs w:val="20"/>
        </w:rPr>
        <w:t xml:space="preserve"> and</w:t>
      </w:r>
      <w:r w:rsidRPr="003D422A">
        <w:rPr>
          <w:rFonts w:ascii="Arial" w:hAnsi="Arial" w:cs="Arial"/>
          <w:sz w:val="20"/>
          <w:szCs w:val="20"/>
        </w:rPr>
        <w:t xml:space="preserve"> </w:t>
      </w:r>
      <w:r w:rsidR="001743F1">
        <w:rPr>
          <w:rFonts w:ascii="Arial" w:hAnsi="Arial" w:cs="Arial"/>
          <w:sz w:val="20"/>
          <w:szCs w:val="20"/>
        </w:rPr>
        <w:t>‘</w:t>
      </w:r>
      <w:proofErr w:type="spellStart"/>
      <w:r w:rsidRPr="003D422A">
        <w:rPr>
          <w:rFonts w:ascii="Arial" w:hAnsi="Arial" w:cs="Arial"/>
          <w:sz w:val="20"/>
          <w:szCs w:val="20"/>
        </w:rPr>
        <w:t>Hours_per_week</w:t>
      </w:r>
      <w:proofErr w:type="spellEnd"/>
      <w:r w:rsidR="001743F1">
        <w:rPr>
          <w:rFonts w:ascii="Arial" w:hAnsi="Arial" w:cs="Arial"/>
          <w:sz w:val="20"/>
          <w:szCs w:val="20"/>
        </w:rPr>
        <w:t>’</w:t>
      </w:r>
      <w:r w:rsidRPr="003D422A">
        <w:rPr>
          <w:rFonts w:ascii="Arial" w:hAnsi="Arial" w:cs="Arial"/>
          <w:sz w:val="20"/>
          <w:szCs w:val="20"/>
        </w:rPr>
        <w:t xml:space="preserve"> have multiple peeks in the graph which </w:t>
      </w:r>
      <w:r w:rsidR="005F05F5">
        <w:rPr>
          <w:rFonts w:ascii="Arial" w:hAnsi="Arial" w:cs="Arial"/>
          <w:sz w:val="20"/>
          <w:szCs w:val="20"/>
        </w:rPr>
        <w:t>means</w:t>
      </w:r>
      <w:r w:rsidRPr="003D422A">
        <w:rPr>
          <w:rFonts w:ascii="Arial" w:hAnsi="Arial" w:cs="Arial"/>
          <w:sz w:val="20"/>
          <w:szCs w:val="20"/>
        </w:rPr>
        <w:t xml:space="preserve"> that the data is not normally distributed. </w:t>
      </w:r>
    </w:p>
    <w:p w14:paraId="3269935B" w14:textId="3C758479" w:rsidR="00EA1662" w:rsidRPr="003D422A" w:rsidRDefault="00EA1662" w:rsidP="00EA1662">
      <w:pPr>
        <w:shd w:val="clear" w:color="auto" w:fill="FFFFFF"/>
        <w:spacing w:before="158" w:after="158" w:line="240" w:lineRule="auto"/>
        <w:textAlignment w:val="baseline"/>
        <w:rPr>
          <w:rFonts w:ascii="Arial" w:hAnsi="Arial" w:cs="Arial"/>
          <w:sz w:val="20"/>
          <w:szCs w:val="20"/>
        </w:rPr>
      </w:pPr>
    </w:p>
    <w:p w14:paraId="7C4D5E97" w14:textId="6053131F" w:rsidR="00EA1662" w:rsidRPr="003D422A"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Now, after checking anomalies in our dataset, </w:t>
      </w:r>
      <w:r w:rsidR="005F05F5">
        <w:rPr>
          <w:rFonts w:ascii="Arial" w:hAnsi="Arial" w:cs="Arial"/>
          <w:sz w:val="20"/>
          <w:szCs w:val="20"/>
        </w:rPr>
        <w:t>l</w:t>
      </w:r>
      <w:r w:rsidRPr="003D422A">
        <w:rPr>
          <w:rFonts w:ascii="Arial" w:hAnsi="Arial" w:cs="Arial"/>
          <w:sz w:val="20"/>
          <w:szCs w:val="20"/>
        </w:rPr>
        <w:t xml:space="preserve">et’s check whether there is any correlation </w:t>
      </w:r>
      <w:r w:rsidR="001743F1">
        <w:rPr>
          <w:rFonts w:ascii="Arial" w:hAnsi="Arial" w:cs="Arial"/>
          <w:sz w:val="20"/>
          <w:szCs w:val="20"/>
        </w:rPr>
        <w:t>between</w:t>
      </w:r>
      <w:r w:rsidRPr="003D422A">
        <w:rPr>
          <w:rFonts w:ascii="Arial" w:hAnsi="Arial" w:cs="Arial"/>
          <w:sz w:val="20"/>
          <w:szCs w:val="20"/>
        </w:rPr>
        <w:t xml:space="preserve"> the </w:t>
      </w:r>
      <w:r w:rsidR="001743F1">
        <w:rPr>
          <w:rFonts w:ascii="Arial" w:hAnsi="Arial" w:cs="Arial"/>
          <w:sz w:val="20"/>
          <w:szCs w:val="20"/>
        </w:rPr>
        <w:t>columns</w:t>
      </w:r>
      <w:r w:rsidRPr="003D422A">
        <w:rPr>
          <w:rFonts w:ascii="Arial" w:hAnsi="Arial" w:cs="Arial"/>
          <w:sz w:val="20"/>
          <w:szCs w:val="20"/>
        </w:rPr>
        <w:t xml:space="preserve">. </w:t>
      </w:r>
    </w:p>
    <w:p w14:paraId="5E28C0DD" w14:textId="18A76B14" w:rsidR="00EA1662"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We will use </w:t>
      </w:r>
      <w:r w:rsidR="001743F1">
        <w:rPr>
          <w:rFonts w:ascii="Arial" w:hAnsi="Arial" w:cs="Arial"/>
          <w:sz w:val="20"/>
          <w:szCs w:val="20"/>
        </w:rPr>
        <w:t>‘</w:t>
      </w:r>
      <w:proofErr w:type="spellStart"/>
      <w:proofErr w:type="gramStart"/>
      <w:r w:rsidRPr="003D422A">
        <w:rPr>
          <w:rFonts w:ascii="Arial" w:hAnsi="Arial" w:cs="Arial"/>
          <w:sz w:val="20"/>
          <w:szCs w:val="20"/>
        </w:rPr>
        <w:t>corr</w:t>
      </w:r>
      <w:proofErr w:type="spellEnd"/>
      <w:r w:rsidRPr="003D422A">
        <w:rPr>
          <w:rFonts w:ascii="Arial" w:hAnsi="Arial" w:cs="Arial"/>
          <w:sz w:val="20"/>
          <w:szCs w:val="20"/>
        </w:rPr>
        <w:t>(</w:t>
      </w:r>
      <w:proofErr w:type="gramEnd"/>
      <w:r w:rsidRPr="003D422A">
        <w:rPr>
          <w:rFonts w:ascii="Arial" w:hAnsi="Arial" w:cs="Arial"/>
          <w:sz w:val="20"/>
          <w:szCs w:val="20"/>
        </w:rPr>
        <w:t>)</w:t>
      </w:r>
      <w:r w:rsidR="001743F1">
        <w:rPr>
          <w:rFonts w:ascii="Arial" w:hAnsi="Arial" w:cs="Arial"/>
          <w:sz w:val="20"/>
          <w:szCs w:val="20"/>
        </w:rPr>
        <w:t>’</w:t>
      </w:r>
      <w:r w:rsidRPr="003D422A">
        <w:rPr>
          <w:rFonts w:ascii="Arial" w:hAnsi="Arial" w:cs="Arial"/>
          <w:sz w:val="20"/>
          <w:szCs w:val="20"/>
        </w:rPr>
        <w:t xml:space="preserve"> method </w:t>
      </w:r>
      <w:r w:rsidR="001743F1">
        <w:rPr>
          <w:rFonts w:ascii="Arial" w:hAnsi="Arial" w:cs="Arial"/>
          <w:sz w:val="20"/>
          <w:szCs w:val="20"/>
        </w:rPr>
        <w:t xml:space="preserve">to find correlation </w:t>
      </w:r>
      <w:r w:rsidRPr="003D422A">
        <w:rPr>
          <w:rFonts w:ascii="Arial" w:hAnsi="Arial" w:cs="Arial"/>
          <w:sz w:val="20"/>
          <w:szCs w:val="20"/>
        </w:rPr>
        <w:t xml:space="preserve">and </w:t>
      </w:r>
      <w:r w:rsidR="001743F1">
        <w:rPr>
          <w:rFonts w:ascii="Arial" w:hAnsi="Arial" w:cs="Arial"/>
          <w:sz w:val="20"/>
          <w:szCs w:val="20"/>
        </w:rPr>
        <w:t>‘</w:t>
      </w:r>
      <w:r w:rsidRPr="003D422A">
        <w:rPr>
          <w:rFonts w:ascii="Arial" w:hAnsi="Arial" w:cs="Arial"/>
          <w:sz w:val="20"/>
          <w:szCs w:val="20"/>
        </w:rPr>
        <w:t>heatmap</w:t>
      </w:r>
      <w:r w:rsidR="001743F1">
        <w:rPr>
          <w:rFonts w:ascii="Arial" w:hAnsi="Arial" w:cs="Arial"/>
          <w:sz w:val="20"/>
          <w:szCs w:val="20"/>
        </w:rPr>
        <w:t>’</w:t>
      </w:r>
      <w:r w:rsidRPr="003D422A">
        <w:rPr>
          <w:rFonts w:ascii="Arial" w:hAnsi="Arial" w:cs="Arial"/>
          <w:sz w:val="20"/>
          <w:szCs w:val="20"/>
        </w:rPr>
        <w:t xml:space="preserve"> </w:t>
      </w:r>
      <w:r w:rsidR="001743F1">
        <w:rPr>
          <w:rFonts w:ascii="Arial" w:hAnsi="Arial" w:cs="Arial"/>
          <w:sz w:val="20"/>
          <w:szCs w:val="20"/>
        </w:rPr>
        <w:t xml:space="preserve">plot </w:t>
      </w:r>
      <w:r w:rsidRPr="003D422A">
        <w:rPr>
          <w:rFonts w:ascii="Arial" w:hAnsi="Arial" w:cs="Arial"/>
          <w:sz w:val="20"/>
          <w:szCs w:val="20"/>
        </w:rPr>
        <w:t>to visualize the same.</w:t>
      </w:r>
    </w:p>
    <w:p w14:paraId="7CA3997D" w14:textId="47F8BCF5" w:rsidR="001743F1" w:rsidRDefault="001743F1" w:rsidP="00EA1662">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lastRenderedPageBreak/>
        <w:t xml:space="preserve">Code: </w:t>
      </w:r>
    </w:p>
    <w:p w14:paraId="27F17D99" w14:textId="31099019" w:rsidR="001743F1" w:rsidRPr="002272C5" w:rsidRDefault="001743F1"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1A8A2D8B" wp14:editId="4E42C261">
            <wp:extent cx="5731510" cy="4641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4185"/>
                    </a:xfrm>
                    <a:prstGeom prst="rect">
                      <a:avLst/>
                    </a:prstGeom>
                  </pic:spPr>
                </pic:pic>
              </a:graphicData>
            </a:graphic>
          </wp:inline>
        </w:drawing>
      </w:r>
    </w:p>
    <w:p w14:paraId="30D70A37" w14:textId="3771E881" w:rsidR="00EA1662" w:rsidRDefault="001743F1" w:rsidP="00EA1662">
      <w:pPr>
        <w:shd w:val="clear" w:color="auto" w:fill="FFFFFF"/>
        <w:spacing w:before="158" w:after="158" w:line="240" w:lineRule="auto"/>
        <w:textAlignment w:val="baseline"/>
        <w:rPr>
          <w:rFonts w:ascii="Arial" w:hAnsi="Arial" w:cs="Arial"/>
          <w:noProof/>
        </w:rPr>
      </w:pPr>
      <w:r>
        <w:rPr>
          <w:rFonts w:ascii="Arial" w:hAnsi="Arial" w:cs="Arial"/>
          <w:noProof/>
        </w:rPr>
        <w:t>Output:</w:t>
      </w:r>
    </w:p>
    <w:p w14:paraId="1C924AD6" w14:textId="19F48E70" w:rsidR="001743F1" w:rsidRPr="003D422A" w:rsidRDefault="001743F1" w:rsidP="00EA1662">
      <w:pPr>
        <w:shd w:val="clear" w:color="auto" w:fill="FFFFFF"/>
        <w:spacing w:before="158" w:after="158" w:line="240" w:lineRule="auto"/>
        <w:textAlignment w:val="baseline"/>
        <w:rPr>
          <w:rFonts w:ascii="Arial" w:hAnsi="Arial" w:cs="Arial"/>
          <w:sz w:val="20"/>
          <w:szCs w:val="20"/>
        </w:rPr>
      </w:pPr>
      <w:r>
        <w:rPr>
          <w:noProof/>
        </w:rPr>
        <w:drawing>
          <wp:inline distT="0" distB="0" distL="0" distR="0" wp14:anchorId="56091888" wp14:editId="7B0F0419">
            <wp:extent cx="4565650" cy="422927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5835" cy="4229442"/>
                    </a:xfrm>
                    <a:prstGeom prst="rect">
                      <a:avLst/>
                    </a:prstGeom>
                  </pic:spPr>
                </pic:pic>
              </a:graphicData>
            </a:graphic>
          </wp:inline>
        </w:drawing>
      </w:r>
    </w:p>
    <w:p w14:paraId="1DEEE1B7" w14:textId="77777777" w:rsidR="001743F1" w:rsidRDefault="00EA1662"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We can see that there is very weak correlation between the</w:t>
      </w:r>
      <w:r w:rsidR="003060B4" w:rsidRPr="003D422A">
        <w:rPr>
          <w:rFonts w:ascii="Arial" w:hAnsi="Arial" w:cs="Arial"/>
          <w:sz w:val="20"/>
          <w:szCs w:val="20"/>
        </w:rPr>
        <w:t xml:space="preserve"> Numeric</w:t>
      </w:r>
      <w:r w:rsidRPr="003D422A">
        <w:rPr>
          <w:rFonts w:ascii="Arial" w:hAnsi="Arial" w:cs="Arial"/>
          <w:sz w:val="20"/>
          <w:szCs w:val="20"/>
        </w:rPr>
        <w:t xml:space="preserve"> columns. </w:t>
      </w:r>
    </w:p>
    <w:p w14:paraId="6E0CAB62" w14:textId="4D8205AD" w:rsidR="003060B4" w:rsidRPr="003D422A" w:rsidRDefault="003060B4"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 xml:space="preserve">Now, </w:t>
      </w:r>
      <w:r w:rsidR="001743F1" w:rsidRPr="003D422A">
        <w:rPr>
          <w:rFonts w:ascii="Arial" w:hAnsi="Arial" w:cs="Arial"/>
          <w:sz w:val="20"/>
          <w:szCs w:val="20"/>
        </w:rPr>
        <w:t>let’s</w:t>
      </w:r>
      <w:r w:rsidRPr="003D422A">
        <w:rPr>
          <w:rFonts w:ascii="Arial" w:hAnsi="Arial" w:cs="Arial"/>
          <w:sz w:val="20"/>
          <w:szCs w:val="20"/>
        </w:rPr>
        <w:t xml:space="preserve"> explore our String type or we can say object type columns in the dataset.</w:t>
      </w:r>
    </w:p>
    <w:p w14:paraId="2745E17D" w14:textId="6931D6BD" w:rsidR="003060B4" w:rsidRPr="003D422A" w:rsidRDefault="003060B4"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One important thing to note</w:t>
      </w:r>
      <w:r w:rsidR="008F1669">
        <w:rPr>
          <w:rFonts w:ascii="Arial" w:hAnsi="Arial" w:cs="Arial"/>
          <w:sz w:val="20"/>
          <w:szCs w:val="20"/>
        </w:rPr>
        <w:t>, a</w:t>
      </w:r>
      <w:r w:rsidRPr="003D422A">
        <w:rPr>
          <w:rFonts w:ascii="Arial" w:hAnsi="Arial" w:cs="Arial"/>
          <w:sz w:val="20"/>
          <w:szCs w:val="20"/>
        </w:rPr>
        <w:t>s the target variable is of string type</w:t>
      </w:r>
      <w:r w:rsidR="008F1669">
        <w:rPr>
          <w:rFonts w:ascii="Arial" w:hAnsi="Arial" w:cs="Arial"/>
          <w:sz w:val="20"/>
          <w:szCs w:val="20"/>
        </w:rPr>
        <w:t>,</w:t>
      </w:r>
      <w:r w:rsidRPr="003D422A">
        <w:rPr>
          <w:rFonts w:ascii="Arial" w:hAnsi="Arial" w:cs="Arial"/>
          <w:sz w:val="20"/>
          <w:szCs w:val="20"/>
        </w:rPr>
        <w:t xml:space="preserve"> the exploration of the string type column might be</w:t>
      </w:r>
      <w:r w:rsidR="005F3C7C" w:rsidRPr="003D422A">
        <w:rPr>
          <w:rFonts w:ascii="Arial" w:hAnsi="Arial" w:cs="Arial"/>
          <w:sz w:val="20"/>
          <w:szCs w:val="20"/>
        </w:rPr>
        <w:t>come</w:t>
      </w:r>
      <w:r w:rsidRPr="003D422A">
        <w:rPr>
          <w:rFonts w:ascii="Arial" w:hAnsi="Arial" w:cs="Arial"/>
          <w:sz w:val="20"/>
          <w:szCs w:val="20"/>
        </w:rPr>
        <w:t xml:space="preserve"> important</w:t>
      </w:r>
      <w:r w:rsidR="005F3C7C" w:rsidRPr="003D422A">
        <w:rPr>
          <w:rFonts w:ascii="Arial" w:hAnsi="Arial" w:cs="Arial"/>
          <w:sz w:val="20"/>
          <w:szCs w:val="20"/>
        </w:rPr>
        <w:t xml:space="preserve"> for us</w:t>
      </w:r>
      <w:r w:rsidR="008F1669">
        <w:rPr>
          <w:rFonts w:ascii="Arial" w:hAnsi="Arial" w:cs="Arial"/>
          <w:sz w:val="20"/>
          <w:szCs w:val="20"/>
        </w:rPr>
        <w:t>.</w:t>
      </w:r>
      <w:r w:rsidRPr="003D422A">
        <w:rPr>
          <w:rFonts w:ascii="Arial" w:hAnsi="Arial" w:cs="Arial"/>
          <w:sz w:val="20"/>
          <w:szCs w:val="20"/>
        </w:rPr>
        <w:t xml:space="preserve"> </w:t>
      </w:r>
      <w:r w:rsidR="008F1669">
        <w:rPr>
          <w:rFonts w:ascii="Arial" w:hAnsi="Arial" w:cs="Arial"/>
          <w:sz w:val="20"/>
          <w:szCs w:val="20"/>
        </w:rPr>
        <w:t>W</w:t>
      </w:r>
      <w:r w:rsidR="001743F1" w:rsidRPr="003D422A">
        <w:rPr>
          <w:rFonts w:ascii="Arial" w:hAnsi="Arial" w:cs="Arial"/>
          <w:sz w:val="20"/>
          <w:szCs w:val="20"/>
        </w:rPr>
        <w:t>e</w:t>
      </w:r>
      <w:r w:rsidRPr="003D422A">
        <w:rPr>
          <w:rFonts w:ascii="Arial" w:hAnsi="Arial" w:cs="Arial"/>
          <w:sz w:val="20"/>
          <w:szCs w:val="20"/>
        </w:rPr>
        <w:t xml:space="preserve"> will discuss why it is important to observe the target </w:t>
      </w:r>
      <w:r w:rsidR="001743F1">
        <w:rPr>
          <w:rFonts w:ascii="Arial" w:hAnsi="Arial" w:cs="Arial"/>
          <w:sz w:val="20"/>
          <w:szCs w:val="20"/>
        </w:rPr>
        <w:t>column</w:t>
      </w:r>
      <w:r w:rsidRPr="003D422A">
        <w:rPr>
          <w:rFonts w:ascii="Arial" w:hAnsi="Arial" w:cs="Arial"/>
          <w:sz w:val="20"/>
          <w:szCs w:val="20"/>
        </w:rPr>
        <w:t xml:space="preserve"> data later</w:t>
      </w:r>
      <w:r w:rsidR="008F1669">
        <w:rPr>
          <w:rFonts w:ascii="Arial" w:hAnsi="Arial" w:cs="Arial"/>
          <w:sz w:val="20"/>
          <w:szCs w:val="20"/>
        </w:rPr>
        <w:t xml:space="preserve"> </w:t>
      </w:r>
      <w:r w:rsidRPr="003D422A">
        <w:rPr>
          <w:rFonts w:ascii="Arial" w:hAnsi="Arial" w:cs="Arial"/>
          <w:sz w:val="20"/>
          <w:szCs w:val="20"/>
        </w:rPr>
        <w:t>after visualizing the data.</w:t>
      </w:r>
    </w:p>
    <w:p w14:paraId="4B3B053A" w14:textId="47E3C4B3" w:rsidR="003060B4" w:rsidRDefault="001743F1"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t>So,</w:t>
      </w:r>
      <w:r w:rsidR="003060B4" w:rsidRPr="003D422A">
        <w:rPr>
          <w:rFonts w:ascii="Arial" w:hAnsi="Arial" w:cs="Arial"/>
          <w:sz w:val="20"/>
          <w:szCs w:val="20"/>
        </w:rPr>
        <w:t xml:space="preserve"> </w:t>
      </w:r>
      <w:r w:rsidRPr="003D422A">
        <w:rPr>
          <w:rFonts w:ascii="Arial" w:hAnsi="Arial" w:cs="Arial"/>
          <w:sz w:val="20"/>
          <w:szCs w:val="20"/>
        </w:rPr>
        <w:t>let</w:t>
      </w:r>
      <w:r w:rsidR="008F1669">
        <w:rPr>
          <w:rFonts w:ascii="Arial" w:hAnsi="Arial" w:cs="Arial"/>
          <w:sz w:val="20"/>
          <w:szCs w:val="20"/>
        </w:rPr>
        <w:t>’</w:t>
      </w:r>
      <w:r w:rsidRPr="003D422A">
        <w:rPr>
          <w:rFonts w:ascii="Arial" w:hAnsi="Arial" w:cs="Arial"/>
          <w:sz w:val="20"/>
          <w:szCs w:val="20"/>
        </w:rPr>
        <w:t>s</w:t>
      </w:r>
      <w:r w:rsidR="003060B4" w:rsidRPr="003D422A">
        <w:rPr>
          <w:rFonts w:ascii="Arial" w:hAnsi="Arial" w:cs="Arial"/>
          <w:sz w:val="20"/>
          <w:szCs w:val="20"/>
        </w:rPr>
        <w:t xml:space="preserve"> </w:t>
      </w:r>
      <w:r w:rsidR="008F1669">
        <w:rPr>
          <w:rFonts w:ascii="Arial" w:hAnsi="Arial" w:cs="Arial"/>
          <w:sz w:val="20"/>
          <w:szCs w:val="20"/>
        </w:rPr>
        <w:t>vis</w:t>
      </w:r>
      <w:r w:rsidR="003060B4" w:rsidRPr="003D422A">
        <w:rPr>
          <w:rFonts w:ascii="Arial" w:hAnsi="Arial" w:cs="Arial"/>
          <w:sz w:val="20"/>
          <w:szCs w:val="20"/>
        </w:rPr>
        <w:t xml:space="preserve">ualize the </w:t>
      </w:r>
      <w:r>
        <w:rPr>
          <w:rFonts w:ascii="Arial" w:hAnsi="Arial" w:cs="Arial"/>
          <w:sz w:val="20"/>
          <w:szCs w:val="20"/>
        </w:rPr>
        <w:t xml:space="preserve">categorical </w:t>
      </w:r>
      <w:r w:rsidR="003060B4" w:rsidRPr="003D422A">
        <w:rPr>
          <w:rFonts w:ascii="Arial" w:hAnsi="Arial" w:cs="Arial"/>
          <w:sz w:val="20"/>
          <w:szCs w:val="20"/>
        </w:rPr>
        <w:t>columns</w:t>
      </w:r>
      <w:r w:rsidR="00BB37D2">
        <w:rPr>
          <w:rFonts w:ascii="Arial" w:hAnsi="Arial" w:cs="Arial"/>
          <w:sz w:val="20"/>
          <w:szCs w:val="20"/>
        </w:rPr>
        <w:t xml:space="preserve"> against the Target column</w:t>
      </w:r>
      <w:r w:rsidR="003060B4" w:rsidRPr="003D422A">
        <w:rPr>
          <w:rFonts w:ascii="Arial" w:hAnsi="Arial" w:cs="Arial"/>
          <w:sz w:val="20"/>
          <w:szCs w:val="20"/>
        </w:rPr>
        <w:t>:</w:t>
      </w:r>
    </w:p>
    <w:p w14:paraId="4F539594" w14:textId="77777777" w:rsidR="00BB37D2" w:rsidRDefault="00BB37D2" w:rsidP="00EA1662">
      <w:pPr>
        <w:shd w:val="clear" w:color="auto" w:fill="FFFFFF"/>
        <w:spacing w:before="158" w:after="158" w:line="240" w:lineRule="auto"/>
        <w:textAlignment w:val="baseline"/>
        <w:rPr>
          <w:rFonts w:ascii="Arial" w:hAnsi="Arial" w:cs="Arial"/>
          <w:sz w:val="20"/>
          <w:szCs w:val="20"/>
        </w:rPr>
      </w:pPr>
    </w:p>
    <w:p w14:paraId="0A4F0702" w14:textId="4BFD4BD9" w:rsidR="001743F1" w:rsidRPr="003D422A" w:rsidRDefault="00BB37D2" w:rsidP="00EA1662">
      <w:pPr>
        <w:shd w:val="clear" w:color="auto" w:fill="FFFFFF"/>
        <w:spacing w:before="158" w:after="158" w:line="240" w:lineRule="auto"/>
        <w:textAlignment w:val="baseline"/>
        <w:rPr>
          <w:rFonts w:ascii="Arial" w:hAnsi="Arial" w:cs="Arial"/>
          <w:sz w:val="20"/>
          <w:szCs w:val="20"/>
        </w:rPr>
      </w:pPr>
      <w:r>
        <w:rPr>
          <w:rFonts w:ascii="Arial" w:hAnsi="Arial" w:cs="Arial"/>
          <w:sz w:val="20"/>
          <w:szCs w:val="20"/>
        </w:rPr>
        <w:t>Code:</w:t>
      </w:r>
    </w:p>
    <w:p w14:paraId="07FC9E5C" w14:textId="2C94D9D0" w:rsidR="003060B4" w:rsidRPr="003D422A" w:rsidRDefault="00B309DB"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0182084D" wp14:editId="3C1AF0A5">
            <wp:extent cx="5731510" cy="755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55015"/>
                    </a:xfrm>
                    <a:prstGeom prst="rect">
                      <a:avLst/>
                    </a:prstGeom>
                  </pic:spPr>
                </pic:pic>
              </a:graphicData>
            </a:graphic>
          </wp:inline>
        </w:drawing>
      </w:r>
    </w:p>
    <w:p w14:paraId="5382A8BA" w14:textId="77777777" w:rsidR="00BB37D2" w:rsidRDefault="00BB37D2" w:rsidP="00EA1662">
      <w:pPr>
        <w:shd w:val="clear" w:color="auto" w:fill="FFFFFF"/>
        <w:spacing w:before="158" w:after="158" w:line="240" w:lineRule="auto"/>
        <w:textAlignment w:val="baseline"/>
        <w:rPr>
          <w:rFonts w:ascii="Arial" w:hAnsi="Arial" w:cs="Arial"/>
          <w:sz w:val="20"/>
          <w:szCs w:val="20"/>
        </w:rPr>
      </w:pPr>
    </w:p>
    <w:p w14:paraId="67AD6044" w14:textId="77777777" w:rsidR="00BB37D2" w:rsidRDefault="00BB37D2" w:rsidP="00EA1662">
      <w:pPr>
        <w:shd w:val="clear" w:color="auto" w:fill="FFFFFF"/>
        <w:spacing w:before="158" w:after="158" w:line="240" w:lineRule="auto"/>
        <w:textAlignment w:val="baseline"/>
        <w:rPr>
          <w:rFonts w:ascii="Arial" w:hAnsi="Arial" w:cs="Arial"/>
          <w:sz w:val="20"/>
          <w:szCs w:val="20"/>
        </w:rPr>
      </w:pPr>
    </w:p>
    <w:p w14:paraId="645A9145" w14:textId="77777777" w:rsidR="002272C5" w:rsidRDefault="002272C5" w:rsidP="00EA1662">
      <w:pPr>
        <w:shd w:val="clear" w:color="auto" w:fill="FFFFFF"/>
        <w:spacing w:before="158" w:after="158" w:line="240" w:lineRule="auto"/>
        <w:textAlignment w:val="baseline"/>
        <w:rPr>
          <w:rFonts w:ascii="Arial" w:hAnsi="Arial" w:cs="Arial"/>
          <w:sz w:val="20"/>
          <w:szCs w:val="20"/>
        </w:rPr>
      </w:pPr>
    </w:p>
    <w:p w14:paraId="2EF6ECF8" w14:textId="56E9D9EF" w:rsidR="00B309DB" w:rsidRPr="003D422A" w:rsidRDefault="00B309DB"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sz w:val="20"/>
          <w:szCs w:val="20"/>
        </w:rPr>
        <w:lastRenderedPageBreak/>
        <w:t>Output</w:t>
      </w:r>
      <w:r w:rsidR="00BB37D2">
        <w:rPr>
          <w:rFonts w:ascii="Arial" w:hAnsi="Arial" w:cs="Arial"/>
          <w:sz w:val="20"/>
          <w:szCs w:val="20"/>
        </w:rPr>
        <w:t>:</w:t>
      </w:r>
    </w:p>
    <w:p w14:paraId="25F5C446" w14:textId="290DFB08" w:rsidR="00B309DB"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20192834" wp14:editId="7DCFD43C">
            <wp:extent cx="5731510" cy="3799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99840"/>
                    </a:xfrm>
                    <a:prstGeom prst="rect">
                      <a:avLst/>
                    </a:prstGeom>
                  </pic:spPr>
                </pic:pic>
              </a:graphicData>
            </a:graphic>
          </wp:inline>
        </w:drawing>
      </w:r>
    </w:p>
    <w:p w14:paraId="186437DA" w14:textId="07563620" w:rsidR="002872EE"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11BC5510" wp14:editId="561539C6">
            <wp:extent cx="5731510" cy="38893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9375"/>
                    </a:xfrm>
                    <a:prstGeom prst="rect">
                      <a:avLst/>
                    </a:prstGeom>
                  </pic:spPr>
                </pic:pic>
              </a:graphicData>
            </a:graphic>
          </wp:inline>
        </w:drawing>
      </w:r>
    </w:p>
    <w:p w14:paraId="11673142" w14:textId="26D8B13D" w:rsidR="002872EE"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lastRenderedPageBreak/>
        <w:drawing>
          <wp:inline distT="0" distB="0" distL="0" distR="0" wp14:anchorId="7A16B010" wp14:editId="4906D9A7">
            <wp:extent cx="5731510" cy="39363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36365"/>
                    </a:xfrm>
                    <a:prstGeom prst="rect">
                      <a:avLst/>
                    </a:prstGeom>
                  </pic:spPr>
                </pic:pic>
              </a:graphicData>
            </a:graphic>
          </wp:inline>
        </w:drawing>
      </w:r>
    </w:p>
    <w:p w14:paraId="62143545" w14:textId="6C853CE9" w:rsidR="002872EE" w:rsidRPr="003D422A" w:rsidRDefault="002872EE" w:rsidP="00EA1662">
      <w:pPr>
        <w:shd w:val="clear" w:color="auto" w:fill="FFFFFF"/>
        <w:spacing w:before="158" w:after="158" w:line="240" w:lineRule="auto"/>
        <w:textAlignment w:val="baseline"/>
        <w:rPr>
          <w:rFonts w:ascii="Arial" w:hAnsi="Arial" w:cs="Arial"/>
          <w:sz w:val="20"/>
          <w:szCs w:val="20"/>
        </w:rPr>
      </w:pPr>
      <w:r w:rsidRPr="003D422A">
        <w:rPr>
          <w:rFonts w:ascii="Arial" w:hAnsi="Arial" w:cs="Arial"/>
          <w:noProof/>
        </w:rPr>
        <w:drawing>
          <wp:inline distT="0" distB="0" distL="0" distR="0" wp14:anchorId="4E7EA0E4" wp14:editId="14C429B7">
            <wp:extent cx="5784850" cy="39344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4850" cy="3934460"/>
                    </a:xfrm>
                    <a:prstGeom prst="rect">
                      <a:avLst/>
                    </a:prstGeom>
                  </pic:spPr>
                </pic:pic>
              </a:graphicData>
            </a:graphic>
          </wp:inline>
        </w:drawing>
      </w:r>
    </w:p>
    <w:p w14:paraId="2DA0B54F" w14:textId="77777777" w:rsidR="00EA1662" w:rsidRPr="003D422A" w:rsidRDefault="00EA1662" w:rsidP="00EA1662">
      <w:pPr>
        <w:shd w:val="clear" w:color="auto" w:fill="FFFFFF"/>
        <w:spacing w:before="158" w:after="158" w:line="240" w:lineRule="auto"/>
        <w:textAlignment w:val="baseline"/>
        <w:rPr>
          <w:rFonts w:ascii="Arial" w:hAnsi="Arial" w:cs="Arial"/>
          <w:sz w:val="20"/>
          <w:szCs w:val="20"/>
        </w:rPr>
      </w:pPr>
    </w:p>
    <w:p w14:paraId="2B35EB04" w14:textId="7B2E5C5A" w:rsidR="00DC70C1" w:rsidRPr="003D422A" w:rsidRDefault="00BD22C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Let’s</w:t>
      </w:r>
      <w:r w:rsidR="00306180" w:rsidRPr="003D422A">
        <w:rPr>
          <w:rFonts w:ascii="Arial" w:eastAsia="Times New Roman" w:hAnsi="Arial" w:cs="Arial"/>
          <w:color w:val="222222"/>
          <w:sz w:val="20"/>
          <w:szCs w:val="20"/>
          <w:lang w:eastAsia="en-IN"/>
        </w:rPr>
        <w:t xml:space="preserve"> discuss our findings from above graphs.</w:t>
      </w:r>
    </w:p>
    <w:p w14:paraId="3EDEC7E2" w14:textId="3C99E3F4"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Private Work</w:t>
      </w:r>
      <w:r w:rsidR="00BD22C2">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class is majorly earning Income &lt;=50K</w:t>
      </w:r>
    </w:p>
    <w:p w14:paraId="03A6F0A9" w14:textId="43B855EE"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lastRenderedPageBreak/>
        <w:t xml:space="preserve">Education qualification of HS-grad have </w:t>
      </w:r>
      <w:r w:rsidR="008F1669">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ncome &lt;=50K</w:t>
      </w:r>
    </w:p>
    <w:p w14:paraId="4CD3DBC6" w14:textId="0B523F7E"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Married-civ-spouse have &gt;50K </w:t>
      </w:r>
      <w:r w:rsidR="008F1669">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ncome as compared to other marital</w:t>
      </w:r>
      <w:r w:rsidR="001629EB" w:rsidRPr="003D422A">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status</w:t>
      </w:r>
    </w:p>
    <w:p w14:paraId="76A320D4" w14:textId="0D544E50"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Husbands are the major earning members as compared to other relations</w:t>
      </w:r>
    </w:p>
    <w:p w14:paraId="6B2F666A" w14:textId="3558C70E"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Majority of the </w:t>
      </w:r>
      <w:r w:rsidR="008F1669">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 xml:space="preserve">ncome earning </w:t>
      </w:r>
      <w:r w:rsidR="008F1669">
        <w:rPr>
          <w:rFonts w:ascii="Arial" w:eastAsia="Times New Roman" w:hAnsi="Arial" w:cs="Arial"/>
          <w:color w:val="222222"/>
          <w:sz w:val="20"/>
          <w:szCs w:val="20"/>
          <w:lang w:eastAsia="en-IN"/>
        </w:rPr>
        <w:t>r</w:t>
      </w:r>
      <w:r w:rsidRPr="003D422A">
        <w:rPr>
          <w:rFonts w:ascii="Arial" w:eastAsia="Times New Roman" w:hAnsi="Arial" w:cs="Arial"/>
          <w:color w:val="222222"/>
          <w:sz w:val="20"/>
          <w:szCs w:val="20"/>
          <w:lang w:eastAsia="en-IN"/>
        </w:rPr>
        <w:t>ace is White</w:t>
      </w:r>
    </w:p>
    <w:p w14:paraId="1478E506" w14:textId="5FB1C07A" w:rsidR="00306180" w:rsidRPr="003D422A" w:rsidRDefault="00E07F92"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M</w:t>
      </w:r>
      <w:r w:rsidR="00306180" w:rsidRPr="003D422A">
        <w:rPr>
          <w:rFonts w:ascii="Arial" w:eastAsia="Times New Roman" w:hAnsi="Arial" w:cs="Arial"/>
          <w:color w:val="222222"/>
          <w:sz w:val="20"/>
          <w:szCs w:val="20"/>
          <w:lang w:eastAsia="en-IN"/>
        </w:rPr>
        <w:t xml:space="preserve">ajority of </w:t>
      </w:r>
      <w:r w:rsidR="008F1669">
        <w:rPr>
          <w:rFonts w:ascii="Arial" w:eastAsia="Times New Roman" w:hAnsi="Arial" w:cs="Arial"/>
          <w:color w:val="222222"/>
          <w:sz w:val="20"/>
          <w:szCs w:val="20"/>
          <w:lang w:eastAsia="en-IN"/>
        </w:rPr>
        <w:t>f</w:t>
      </w:r>
      <w:r w:rsidR="00306180" w:rsidRPr="003D422A">
        <w:rPr>
          <w:rFonts w:ascii="Arial" w:eastAsia="Times New Roman" w:hAnsi="Arial" w:cs="Arial"/>
          <w:color w:val="222222"/>
          <w:sz w:val="20"/>
          <w:szCs w:val="20"/>
          <w:lang w:eastAsia="en-IN"/>
        </w:rPr>
        <w:t xml:space="preserve">emales have </w:t>
      </w:r>
      <w:r w:rsidR="008F1669">
        <w:rPr>
          <w:rFonts w:ascii="Arial" w:eastAsia="Times New Roman" w:hAnsi="Arial" w:cs="Arial"/>
          <w:color w:val="222222"/>
          <w:sz w:val="20"/>
          <w:szCs w:val="20"/>
          <w:lang w:eastAsia="en-IN"/>
        </w:rPr>
        <w:t>i</w:t>
      </w:r>
      <w:r w:rsidR="00306180" w:rsidRPr="003D422A">
        <w:rPr>
          <w:rFonts w:ascii="Arial" w:eastAsia="Times New Roman" w:hAnsi="Arial" w:cs="Arial"/>
          <w:color w:val="222222"/>
          <w:sz w:val="20"/>
          <w:szCs w:val="20"/>
          <w:lang w:eastAsia="en-IN"/>
        </w:rPr>
        <w:t>ncome &lt;=50K</w:t>
      </w:r>
    </w:p>
    <w:p w14:paraId="7CF6DC09" w14:textId="770DC124" w:rsidR="00306180" w:rsidRPr="003D422A" w:rsidRDefault="00306180" w:rsidP="00306180">
      <w:pPr>
        <w:pStyle w:val="ListParagraph"/>
        <w:numPr>
          <w:ilvl w:val="0"/>
          <w:numId w:val="4"/>
        </w:num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Data in Income</w:t>
      </w:r>
      <w:r w:rsidR="00E07F92" w:rsidRPr="003D422A">
        <w:rPr>
          <w:rFonts w:ascii="Arial" w:eastAsia="Times New Roman" w:hAnsi="Arial" w:cs="Arial"/>
          <w:color w:val="222222"/>
          <w:sz w:val="20"/>
          <w:szCs w:val="20"/>
          <w:lang w:eastAsia="en-IN"/>
        </w:rPr>
        <w:t xml:space="preserve"> (target variable)</w:t>
      </w:r>
      <w:r w:rsidRPr="003D422A">
        <w:rPr>
          <w:rFonts w:ascii="Arial" w:eastAsia="Times New Roman" w:hAnsi="Arial" w:cs="Arial"/>
          <w:color w:val="222222"/>
          <w:sz w:val="20"/>
          <w:szCs w:val="20"/>
          <w:lang w:eastAsia="en-IN"/>
        </w:rPr>
        <w:t xml:space="preserve"> is highly unbalanced</w:t>
      </w:r>
    </w:p>
    <w:p w14:paraId="19F6BA37" w14:textId="35AD6745" w:rsidR="00471DC1" w:rsidRPr="003D422A" w:rsidRDefault="00471DC1" w:rsidP="00AD7B17">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Before </w:t>
      </w:r>
      <w:r w:rsidR="00E739DA" w:rsidRPr="003D422A">
        <w:rPr>
          <w:rFonts w:ascii="Arial" w:eastAsia="Times New Roman" w:hAnsi="Arial" w:cs="Arial"/>
          <w:color w:val="222222"/>
          <w:sz w:val="20"/>
          <w:szCs w:val="20"/>
          <w:lang w:eastAsia="en-IN"/>
        </w:rPr>
        <w:t xml:space="preserve">visualizing above </w:t>
      </w:r>
      <w:r w:rsidR="001629EB" w:rsidRPr="003D422A">
        <w:rPr>
          <w:rFonts w:ascii="Arial" w:eastAsia="Times New Roman" w:hAnsi="Arial" w:cs="Arial"/>
          <w:color w:val="222222"/>
          <w:sz w:val="20"/>
          <w:szCs w:val="20"/>
          <w:lang w:eastAsia="en-IN"/>
        </w:rPr>
        <w:t>graphs,</w:t>
      </w:r>
      <w:r w:rsidR="00E739DA" w:rsidRPr="003D422A">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we said observing target variable is important,</w:t>
      </w:r>
      <w:r w:rsidR="008F1669">
        <w:rPr>
          <w:rFonts w:ascii="Arial" w:eastAsia="Times New Roman" w:hAnsi="Arial" w:cs="Arial"/>
          <w:color w:val="222222"/>
          <w:sz w:val="20"/>
          <w:szCs w:val="20"/>
          <w:lang w:eastAsia="en-IN"/>
        </w:rPr>
        <w:t xml:space="preserve"> l</w:t>
      </w:r>
      <w:r w:rsidRPr="003D422A">
        <w:rPr>
          <w:rFonts w:ascii="Arial" w:eastAsia="Times New Roman" w:hAnsi="Arial" w:cs="Arial"/>
          <w:color w:val="222222"/>
          <w:sz w:val="20"/>
          <w:szCs w:val="20"/>
          <w:lang w:eastAsia="en-IN"/>
        </w:rPr>
        <w:t>et</w:t>
      </w:r>
      <w:r w:rsidR="008F1669">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s discuss it now. </w:t>
      </w:r>
    </w:p>
    <w:p w14:paraId="65B7717F" w14:textId="1FB1ABAA" w:rsidR="00AD7B17" w:rsidRPr="003D422A" w:rsidRDefault="00AD7B17" w:rsidP="00AD7B17">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From the above findings</w:t>
      </w:r>
      <w:r w:rsidR="007C472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saw </w:t>
      </w:r>
      <w:r w:rsidR="007C4722">
        <w:rPr>
          <w:rFonts w:ascii="Arial" w:eastAsia="Times New Roman" w:hAnsi="Arial" w:cs="Arial"/>
          <w:color w:val="222222"/>
          <w:sz w:val="20"/>
          <w:szCs w:val="20"/>
          <w:lang w:eastAsia="en-IN"/>
        </w:rPr>
        <w:t>d</w:t>
      </w:r>
      <w:r w:rsidRPr="003D422A">
        <w:rPr>
          <w:rFonts w:ascii="Arial" w:eastAsia="Times New Roman" w:hAnsi="Arial" w:cs="Arial"/>
          <w:color w:val="222222"/>
          <w:sz w:val="20"/>
          <w:szCs w:val="20"/>
          <w:lang w:eastAsia="en-IN"/>
        </w:rPr>
        <w:t xml:space="preserve">ata in </w:t>
      </w:r>
      <w:r w:rsidR="00BD22C2">
        <w:rPr>
          <w:rFonts w:ascii="Arial" w:eastAsia="Times New Roman" w:hAnsi="Arial" w:cs="Arial"/>
          <w:color w:val="222222"/>
          <w:sz w:val="20"/>
          <w:szCs w:val="20"/>
          <w:lang w:eastAsia="en-IN"/>
        </w:rPr>
        <w:t>‘</w:t>
      </w:r>
      <w:r w:rsidR="00BD22C2" w:rsidRPr="003D422A">
        <w:rPr>
          <w:rFonts w:ascii="Arial" w:eastAsia="Times New Roman" w:hAnsi="Arial" w:cs="Arial"/>
          <w:color w:val="222222"/>
          <w:sz w:val="20"/>
          <w:szCs w:val="20"/>
          <w:lang w:eastAsia="en-IN"/>
        </w:rPr>
        <w:t>Income</w:t>
      </w:r>
      <w:r w:rsidR="008F1669">
        <w:rPr>
          <w:rFonts w:ascii="Arial" w:eastAsia="Times New Roman" w:hAnsi="Arial" w:cs="Arial"/>
          <w:color w:val="222222"/>
          <w:sz w:val="20"/>
          <w:szCs w:val="20"/>
          <w:lang w:eastAsia="en-IN"/>
        </w:rPr>
        <w:t xml:space="preserve">’ </w:t>
      </w:r>
      <w:r w:rsidR="00BD22C2">
        <w:rPr>
          <w:rFonts w:ascii="Arial" w:eastAsia="Times New Roman" w:hAnsi="Arial" w:cs="Arial"/>
          <w:color w:val="222222"/>
          <w:sz w:val="20"/>
          <w:szCs w:val="20"/>
          <w:lang w:eastAsia="en-IN"/>
        </w:rPr>
        <w:t xml:space="preserve">column </w:t>
      </w:r>
      <w:r w:rsidRPr="003D422A">
        <w:rPr>
          <w:rFonts w:ascii="Arial" w:eastAsia="Times New Roman" w:hAnsi="Arial" w:cs="Arial"/>
          <w:color w:val="222222"/>
          <w:sz w:val="20"/>
          <w:szCs w:val="20"/>
          <w:lang w:eastAsia="en-IN"/>
        </w:rPr>
        <w:t xml:space="preserve">is highly unbalanced. Does this mean anything for us? Will this affect the model building later on? </w:t>
      </w:r>
    </w:p>
    <w:p w14:paraId="6A9570E7" w14:textId="6240A3DB" w:rsidR="00AD7B17" w:rsidRPr="003D422A" w:rsidDel="009970AD" w:rsidRDefault="00B71720" w:rsidP="00AD7B17">
      <w:pPr>
        <w:shd w:val="clear" w:color="auto" w:fill="FFFFFF"/>
        <w:spacing w:before="252" w:line="240" w:lineRule="auto"/>
        <w:rPr>
          <w:del w:id="0" w:author="Shivangi Anand" w:date="2021-06-24T21:21:00Z"/>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Yes, </w:t>
      </w:r>
      <w:r w:rsidR="00BD22C2" w:rsidRPr="003D422A">
        <w:rPr>
          <w:rFonts w:ascii="Arial" w:eastAsia="Times New Roman" w:hAnsi="Arial" w:cs="Arial"/>
          <w:color w:val="222222"/>
          <w:sz w:val="20"/>
          <w:szCs w:val="20"/>
          <w:lang w:eastAsia="en-IN"/>
        </w:rPr>
        <w:t>this</w:t>
      </w:r>
      <w:r w:rsidRPr="003D422A">
        <w:rPr>
          <w:rFonts w:ascii="Arial" w:eastAsia="Times New Roman" w:hAnsi="Arial" w:cs="Arial"/>
          <w:color w:val="222222"/>
          <w:sz w:val="20"/>
          <w:szCs w:val="20"/>
          <w:lang w:eastAsia="en-IN"/>
        </w:rPr>
        <w:t xml:space="preserve"> is the most important observation for us. </w:t>
      </w:r>
      <w:r w:rsidR="007C4722">
        <w:rPr>
          <w:rFonts w:ascii="Arial" w:eastAsia="Times New Roman" w:hAnsi="Arial" w:cs="Arial"/>
          <w:color w:val="222222"/>
          <w:sz w:val="20"/>
          <w:szCs w:val="20"/>
          <w:lang w:eastAsia="en-IN"/>
        </w:rPr>
        <w:t>T</w:t>
      </w:r>
      <w:r w:rsidRPr="003D422A">
        <w:rPr>
          <w:rFonts w:ascii="Arial" w:eastAsia="Times New Roman" w:hAnsi="Arial" w:cs="Arial"/>
          <w:color w:val="222222"/>
          <w:sz w:val="20"/>
          <w:szCs w:val="20"/>
          <w:lang w:eastAsia="en-IN"/>
        </w:rPr>
        <w:t xml:space="preserve">he data is highly unbalanced </w:t>
      </w:r>
      <w:r w:rsidR="00BD22C2">
        <w:rPr>
          <w:rFonts w:ascii="Arial" w:eastAsia="Times New Roman" w:hAnsi="Arial" w:cs="Arial"/>
          <w:color w:val="222222"/>
          <w:sz w:val="20"/>
          <w:szCs w:val="20"/>
          <w:lang w:eastAsia="en-IN"/>
        </w:rPr>
        <w:t>because</w:t>
      </w:r>
      <w:r w:rsidRPr="003D422A">
        <w:rPr>
          <w:rFonts w:ascii="Arial" w:eastAsia="Times New Roman" w:hAnsi="Arial" w:cs="Arial"/>
          <w:color w:val="222222"/>
          <w:sz w:val="20"/>
          <w:szCs w:val="20"/>
          <w:lang w:eastAsia="en-IN"/>
        </w:rPr>
        <w:t xml:space="preserve"> we have more than 25000 records for the income </w:t>
      </w:r>
      <w:ins w:id="1" w:author="Shivangi Anand" w:date="2021-06-24T21:20:00Z">
        <w:r w:rsidR="009970AD">
          <w:rPr>
            <w:rFonts w:ascii="Arial" w:eastAsia="Times New Roman" w:hAnsi="Arial" w:cs="Arial"/>
            <w:color w:val="222222"/>
            <w:sz w:val="20"/>
            <w:szCs w:val="20"/>
            <w:lang w:eastAsia="en-IN"/>
          </w:rPr>
          <w:t xml:space="preserve">of </w:t>
        </w:r>
      </w:ins>
      <w:r w:rsidRPr="003D422A">
        <w:rPr>
          <w:rFonts w:ascii="Arial" w:eastAsia="Times New Roman" w:hAnsi="Arial" w:cs="Arial"/>
          <w:color w:val="222222"/>
          <w:sz w:val="20"/>
          <w:szCs w:val="20"/>
          <w:lang w:eastAsia="en-IN"/>
        </w:rPr>
        <w:t>&lt;=50K and only 8000 records</w:t>
      </w:r>
      <w:r w:rsidR="00471DC1" w:rsidRPr="003D422A">
        <w:rPr>
          <w:rFonts w:ascii="Arial" w:eastAsia="Times New Roman" w:hAnsi="Arial" w:cs="Arial"/>
          <w:color w:val="222222"/>
          <w:sz w:val="20"/>
          <w:szCs w:val="20"/>
          <w:lang w:eastAsia="en-IN"/>
        </w:rPr>
        <w:t xml:space="preserve"> for the income </w:t>
      </w:r>
      <w:ins w:id="2" w:author="Shivangi Anand" w:date="2021-06-24T21:20:00Z">
        <w:r w:rsidR="009970AD">
          <w:rPr>
            <w:rFonts w:ascii="Arial" w:eastAsia="Times New Roman" w:hAnsi="Arial" w:cs="Arial"/>
            <w:color w:val="222222"/>
            <w:sz w:val="20"/>
            <w:szCs w:val="20"/>
            <w:lang w:eastAsia="en-IN"/>
          </w:rPr>
          <w:t xml:space="preserve">of </w:t>
        </w:r>
      </w:ins>
      <w:r w:rsidR="00471DC1" w:rsidRPr="003D422A">
        <w:rPr>
          <w:rFonts w:ascii="Arial" w:eastAsia="Times New Roman" w:hAnsi="Arial" w:cs="Arial"/>
          <w:color w:val="222222"/>
          <w:sz w:val="20"/>
          <w:szCs w:val="20"/>
          <w:lang w:eastAsia="en-IN"/>
        </w:rPr>
        <w:t xml:space="preserve">&gt;=50K. If we train our </w:t>
      </w:r>
      <w:r w:rsidR="00BD22C2">
        <w:rPr>
          <w:rFonts w:ascii="Arial" w:eastAsia="Times New Roman" w:hAnsi="Arial" w:cs="Arial"/>
          <w:color w:val="222222"/>
          <w:sz w:val="20"/>
          <w:szCs w:val="20"/>
          <w:lang w:eastAsia="en-IN"/>
        </w:rPr>
        <w:t xml:space="preserve">prediction model for the </w:t>
      </w:r>
      <w:r w:rsidR="00471DC1" w:rsidRPr="003D422A">
        <w:rPr>
          <w:rFonts w:ascii="Arial" w:eastAsia="Times New Roman" w:hAnsi="Arial" w:cs="Arial"/>
          <w:color w:val="222222"/>
          <w:sz w:val="20"/>
          <w:szCs w:val="20"/>
          <w:lang w:eastAsia="en-IN"/>
        </w:rPr>
        <w:t>dataset in this current situation</w:t>
      </w:r>
      <w:r w:rsidR="00BD22C2">
        <w:rPr>
          <w:rFonts w:ascii="Arial" w:eastAsia="Times New Roman" w:hAnsi="Arial" w:cs="Arial"/>
          <w:color w:val="222222"/>
          <w:sz w:val="20"/>
          <w:szCs w:val="20"/>
          <w:lang w:eastAsia="en-IN"/>
        </w:rPr>
        <w:t>,</w:t>
      </w:r>
      <w:r w:rsidR="00471DC1" w:rsidRPr="003D422A">
        <w:rPr>
          <w:rFonts w:ascii="Arial" w:eastAsia="Times New Roman" w:hAnsi="Arial" w:cs="Arial"/>
          <w:color w:val="222222"/>
          <w:sz w:val="20"/>
          <w:szCs w:val="20"/>
          <w:lang w:eastAsia="en-IN"/>
        </w:rPr>
        <w:t xml:space="preserve"> then it will be highly biased towards income &lt;=50K.</w:t>
      </w:r>
      <w:r w:rsidR="00EF48D0">
        <w:rPr>
          <w:rFonts w:ascii="Arial" w:eastAsia="Times New Roman" w:hAnsi="Arial" w:cs="Arial"/>
          <w:color w:val="222222"/>
          <w:sz w:val="20"/>
          <w:szCs w:val="20"/>
          <w:lang w:eastAsia="en-IN"/>
        </w:rPr>
        <w:t xml:space="preserve"> We can fix this before building our model using certain python libraries specifically designed for this purpose. </w:t>
      </w:r>
      <w:r w:rsidR="00E034C4">
        <w:rPr>
          <w:rFonts w:ascii="Arial" w:eastAsia="Times New Roman" w:hAnsi="Arial" w:cs="Arial"/>
          <w:color w:val="222222"/>
          <w:sz w:val="20"/>
          <w:szCs w:val="20"/>
          <w:lang w:eastAsia="en-IN"/>
        </w:rPr>
        <w:t>So,</w:t>
      </w:r>
      <w:r w:rsidR="00EF48D0">
        <w:rPr>
          <w:rFonts w:ascii="Arial" w:eastAsia="Times New Roman" w:hAnsi="Arial" w:cs="Arial"/>
          <w:color w:val="222222"/>
          <w:sz w:val="20"/>
          <w:szCs w:val="20"/>
          <w:lang w:eastAsia="en-IN"/>
        </w:rPr>
        <w:t xml:space="preserve"> let</w:t>
      </w:r>
      <w:r w:rsidR="00564F06">
        <w:rPr>
          <w:rFonts w:ascii="Arial" w:eastAsia="Times New Roman" w:hAnsi="Arial" w:cs="Arial"/>
          <w:color w:val="222222"/>
          <w:sz w:val="20"/>
          <w:szCs w:val="20"/>
          <w:lang w:eastAsia="en-IN"/>
        </w:rPr>
        <w:t>’</w:t>
      </w:r>
      <w:r w:rsidR="00EF48D0">
        <w:rPr>
          <w:rFonts w:ascii="Arial" w:eastAsia="Times New Roman" w:hAnsi="Arial" w:cs="Arial"/>
          <w:color w:val="222222"/>
          <w:sz w:val="20"/>
          <w:szCs w:val="20"/>
          <w:lang w:eastAsia="en-IN"/>
        </w:rPr>
        <w:t>s move forward as we will fix this in the Model Building Section.</w:t>
      </w:r>
    </w:p>
    <w:p w14:paraId="4A7F2887" w14:textId="77777777" w:rsidR="00DC70C1" w:rsidRPr="003D422A" w:rsidRDefault="00DC70C1" w:rsidP="008E2F3B">
      <w:pPr>
        <w:shd w:val="clear" w:color="auto" w:fill="FFFFFF"/>
        <w:spacing w:before="252" w:line="240" w:lineRule="auto"/>
        <w:rPr>
          <w:rFonts w:ascii="Arial" w:eastAsia="Times New Roman" w:hAnsi="Arial" w:cs="Arial"/>
          <w:b/>
          <w:bCs/>
          <w:color w:val="222222"/>
          <w:sz w:val="44"/>
          <w:szCs w:val="44"/>
          <w:lang w:eastAsia="en-IN"/>
        </w:rPr>
      </w:pPr>
    </w:p>
    <w:p w14:paraId="57547674" w14:textId="7043B72D"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EDA Concluding Remark</w:t>
      </w:r>
      <w:r w:rsidR="00113D22">
        <w:rPr>
          <w:rFonts w:ascii="Arial" w:eastAsia="Times New Roman" w:hAnsi="Arial" w:cs="Arial"/>
          <w:b/>
          <w:bCs/>
          <w:color w:val="222222"/>
          <w:sz w:val="36"/>
          <w:szCs w:val="36"/>
          <w:u w:val="single"/>
          <w:lang w:eastAsia="en-IN"/>
        </w:rPr>
        <w:t>:</w:t>
      </w:r>
    </w:p>
    <w:p w14:paraId="61A7D6B5" w14:textId="71519C2E" w:rsidR="009B1AFE" w:rsidRPr="003D422A" w:rsidRDefault="009B1AF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found that in our dataset we have null values/</w:t>
      </w:r>
      <w:del w:id="3" w:author="Shivangi Anand" w:date="2021-06-24T21:21:00Z">
        <w:r w:rsidRPr="003D422A" w:rsidDel="009970AD">
          <w:rPr>
            <w:rFonts w:ascii="Arial" w:eastAsia="Times New Roman" w:hAnsi="Arial" w:cs="Arial"/>
            <w:color w:val="222222"/>
            <w:sz w:val="20"/>
            <w:szCs w:val="20"/>
            <w:lang w:eastAsia="en-IN"/>
          </w:rPr>
          <w:delText xml:space="preserve"> </w:delText>
        </w:r>
      </w:del>
      <w:r w:rsidRPr="003D422A">
        <w:rPr>
          <w:rFonts w:ascii="Arial" w:eastAsia="Times New Roman" w:hAnsi="Arial" w:cs="Arial"/>
          <w:color w:val="222222"/>
          <w:sz w:val="20"/>
          <w:szCs w:val="20"/>
          <w:lang w:eastAsia="en-IN"/>
        </w:rPr>
        <w:t xml:space="preserve">missing values, </w:t>
      </w:r>
      <w:r w:rsidR="00E034C4" w:rsidRPr="003D422A">
        <w:rPr>
          <w:rFonts w:ascii="Arial" w:eastAsia="Times New Roman" w:hAnsi="Arial" w:cs="Arial"/>
          <w:color w:val="222222"/>
          <w:sz w:val="20"/>
          <w:szCs w:val="20"/>
          <w:lang w:eastAsia="en-IN"/>
        </w:rPr>
        <w:t>after</w:t>
      </w:r>
      <w:r w:rsidRPr="003D422A">
        <w:rPr>
          <w:rFonts w:ascii="Arial" w:eastAsia="Times New Roman" w:hAnsi="Arial" w:cs="Arial"/>
          <w:color w:val="222222"/>
          <w:sz w:val="20"/>
          <w:szCs w:val="20"/>
          <w:lang w:eastAsia="en-IN"/>
        </w:rPr>
        <w:t xml:space="preserve"> that we </w:t>
      </w:r>
      <w:ins w:id="4" w:author="Shivangi Anand" w:date="2021-06-24T21:24:00Z">
        <w:r w:rsidR="009970AD">
          <w:rPr>
            <w:rFonts w:ascii="Arial" w:eastAsia="Times New Roman" w:hAnsi="Arial" w:cs="Arial"/>
            <w:color w:val="222222"/>
            <w:sz w:val="20"/>
            <w:szCs w:val="20"/>
            <w:lang w:eastAsia="en-IN"/>
          </w:rPr>
          <w:t xml:space="preserve">also </w:t>
        </w:r>
      </w:ins>
      <w:r w:rsidRPr="003D422A">
        <w:rPr>
          <w:rFonts w:ascii="Arial" w:eastAsia="Times New Roman" w:hAnsi="Arial" w:cs="Arial"/>
          <w:color w:val="222222"/>
          <w:sz w:val="20"/>
          <w:szCs w:val="20"/>
          <w:lang w:eastAsia="en-IN"/>
        </w:rPr>
        <w:t xml:space="preserve">checked that our dataset </w:t>
      </w:r>
      <w:ins w:id="5" w:author="Shivangi Anand" w:date="2021-06-24T21:25:00Z">
        <w:r w:rsidR="009970AD">
          <w:rPr>
            <w:rFonts w:ascii="Arial" w:eastAsia="Times New Roman" w:hAnsi="Arial" w:cs="Arial"/>
            <w:color w:val="222222"/>
            <w:sz w:val="20"/>
            <w:szCs w:val="20"/>
            <w:lang w:eastAsia="en-IN"/>
          </w:rPr>
          <w:t>c</w:t>
        </w:r>
      </w:ins>
      <w:del w:id="6" w:author="Shivangi Anand" w:date="2021-06-24T21:25:00Z">
        <w:r w:rsidRPr="003D422A" w:rsidDel="009970AD">
          <w:rPr>
            <w:rFonts w:ascii="Arial" w:eastAsia="Times New Roman" w:hAnsi="Arial" w:cs="Arial"/>
            <w:color w:val="222222"/>
            <w:sz w:val="20"/>
            <w:szCs w:val="20"/>
            <w:lang w:eastAsia="en-IN"/>
          </w:rPr>
          <w:delText>also c</w:delText>
        </w:r>
      </w:del>
      <w:r w:rsidRPr="003D422A">
        <w:rPr>
          <w:rFonts w:ascii="Arial" w:eastAsia="Times New Roman" w:hAnsi="Arial" w:cs="Arial"/>
          <w:color w:val="222222"/>
          <w:sz w:val="20"/>
          <w:szCs w:val="20"/>
          <w:lang w:eastAsia="en-IN"/>
        </w:rPr>
        <w:t xml:space="preserve">ontains duplicate rows. For numeric values we have lots of outliers which also contributes in making our dataset skewed. Then we found that few columns are not normally distributed and the target variable is highly unbalanced. We will solve all of these to make our dataset clean and increase the model efficiency in the next section. </w:t>
      </w:r>
      <w:del w:id="7" w:author="Shivangi Anand" w:date="2021-06-24T21:25:00Z">
        <w:r w:rsidRPr="003D422A" w:rsidDel="009970AD">
          <w:rPr>
            <w:rFonts w:ascii="Arial" w:eastAsia="Times New Roman" w:hAnsi="Arial" w:cs="Arial"/>
            <w:color w:val="222222"/>
            <w:sz w:val="20"/>
            <w:szCs w:val="20"/>
            <w:lang w:eastAsia="en-IN"/>
          </w:rPr>
          <w:delText>R</w:delText>
        </w:r>
      </w:del>
      <w:ins w:id="8" w:author="Shivangi Anand" w:date="2021-06-24T21:25:00Z">
        <w:r w:rsidR="009970AD">
          <w:rPr>
            <w:rFonts w:ascii="Arial" w:eastAsia="Times New Roman" w:hAnsi="Arial" w:cs="Arial"/>
            <w:color w:val="222222"/>
            <w:sz w:val="20"/>
            <w:szCs w:val="20"/>
            <w:lang w:eastAsia="en-IN"/>
          </w:rPr>
          <w:t>Please note</w:t>
        </w:r>
      </w:ins>
      <w:del w:id="9" w:author="Shivangi Anand" w:date="2021-06-24T21:25:00Z">
        <w:r w:rsidRPr="003D422A" w:rsidDel="009970AD">
          <w:rPr>
            <w:rFonts w:ascii="Arial" w:eastAsia="Times New Roman" w:hAnsi="Arial" w:cs="Arial"/>
            <w:color w:val="222222"/>
            <w:sz w:val="20"/>
            <w:szCs w:val="20"/>
            <w:lang w:eastAsia="en-IN"/>
          </w:rPr>
          <w:delText>emember</w:delText>
        </w:r>
      </w:del>
      <w:r w:rsidRPr="003D422A">
        <w:rPr>
          <w:rFonts w:ascii="Arial" w:eastAsia="Times New Roman" w:hAnsi="Arial" w:cs="Arial"/>
          <w:color w:val="222222"/>
          <w:sz w:val="20"/>
          <w:szCs w:val="20"/>
          <w:lang w:eastAsia="en-IN"/>
        </w:rPr>
        <w:t xml:space="preserve">, </w:t>
      </w:r>
      <w:r w:rsidR="00E034C4" w:rsidRPr="003D422A">
        <w:rPr>
          <w:rFonts w:ascii="Arial" w:eastAsia="Times New Roman" w:hAnsi="Arial" w:cs="Arial"/>
          <w:color w:val="222222"/>
          <w:sz w:val="20"/>
          <w:szCs w:val="20"/>
          <w:lang w:eastAsia="en-IN"/>
        </w:rPr>
        <w:t>the</w:t>
      </w:r>
      <w:r w:rsidRPr="003D422A">
        <w:rPr>
          <w:rFonts w:ascii="Arial" w:eastAsia="Times New Roman" w:hAnsi="Arial" w:cs="Arial"/>
          <w:color w:val="222222"/>
          <w:sz w:val="20"/>
          <w:szCs w:val="20"/>
          <w:lang w:eastAsia="en-IN"/>
        </w:rPr>
        <w:t xml:space="preserve"> more we analyse</w:t>
      </w:r>
      <w:r w:rsidR="00E034C4">
        <w:rPr>
          <w:rFonts w:ascii="Arial" w:eastAsia="Times New Roman" w:hAnsi="Arial" w:cs="Arial"/>
          <w:color w:val="222222"/>
          <w:sz w:val="20"/>
          <w:szCs w:val="20"/>
          <w:lang w:eastAsia="en-IN"/>
        </w:rPr>
        <w:t>/clean</w:t>
      </w:r>
      <w:r w:rsidRPr="003D422A">
        <w:rPr>
          <w:rFonts w:ascii="Arial" w:eastAsia="Times New Roman" w:hAnsi="Arial" w:cs="Arial"/>
          <w:color w:val="222222"/>
          <w:sz w:val="20"/>
          <w:szCs w:val="20"/>
          <w:lang w:eastAsia="en-IN"/>
        </w:rPr>
        <w:t xml:space="preserve"> the dataset the better the predicting models </w:t>
      </w:r>
      <w:r w:rsidR="00E034C4">
        <w:rPr>
          <w:rFonts w:ascii="Arial" w:eastAsia="Times New Roman" w:hAnsi="Arial" w:cs="Arial"/>
          <w:color w:val="222222"/>
          <w:sz w:val="20"/>
          <w:szCs w:val="20"/>
          <w:lang w:eastAsia="en-IN"/>
        </w:rPr>
        <w:t>will perform</w:t>
      </w:r>
      <w:r w:rsidRPr="003D422A">
        <w:rPr>
          <w:rFonts w:ascii="Arial" w:eastAsia="Times New Roman" w:hAnsi="Arial" w:cs="Arial"/>
          <w:color w:val="222222"/>
          <w:sz w:val="20"/>
          <w:szCs w:val="20"/>
          <w:lang w:eastAsia="en-IN"/>
        </w:rPr>
        <w:t>.</w:t>
      </w:r>
    </w:p>
    <w:p w14:paraId="5E511F13" w14:textId="0C4EC1F8"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Pre-Processing Pipeline</w:t>
      </w:r>
      <w:r w:rsidR="00113D22" w:rsidRPr="00113D22">
        <w:rPr>
          <w:rFonts w:ascii="Arial" w:eastAsia="Times New Roman" w:hAnsi="Arial" w:cs="Arial"/>
          <w:b/>
          <w:bCs/>
          <w:color w:val="222222"/>
          <w:sz w:val="36"/>
          <w:szCs w:val="36"/>
          <w:u w:val="single"/>
          <w:lang w:eastAsia="en-IN"/>
        </w:rPr>
        <w:t>:</w:t>
      </w:r>
    </w:p>
    <w:p w14:paraId="669A60EF" w14:textId="7195369E"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Let’s start processing our data to move one step closer for model building. Previously, we found</w:t>
      </w:r>
      <w:ins w:id="10" w:author="Shivangi Anand" w:date="2021-06-24T21:26:00Z">
        <w:r w:rsidR="009970AD">
          <w:rPr>
            <w:rFonts w:ascii="Arial" w:eastAsia="Times New Roman" w:hAnsi="Arial" w:cs="Arial"/>
            <w:color w:val="222222"/>
            <w:sz w:val="20"/>
            <w:szCs w:val="20"/>
            <w:lang w:eastAsia="en-IN"/>
          </w:rPr>
          <w:t xml:space="preserve"> that</w:t>
        </w:r>
      </w:ins>
      <w:r w:rsidRPr="003D422A">
        <w:rPr>
          <w:rFonts w:ascii="Arial" w:eastAsia="Times New Roman" w:hAnsi="Arial" w:cs="Arial"/>
          <w:color w:val="222222"/>
          <w:sz w:val="20"/>
          <w:szCs w:val="20"/>
          <w:lang w:eastAsia="en-IN"/>
        </w:rPr>
        <w:t xml:space="preserve"> there are many anomalies </w:t>
      </w:r>
      <w:ins w:id="11" w:author="Shivangi Anand" w:date="2021-06-24T21:26:00Z">
        <w:r w:rsidR="009970AD">
          <w:rPr>
            <w:rFonts w:ascii="Arial" w:eastAsia="Times New Roman" w:hAnsi="Arial" w:cs="Arial"/>
            <w:color w:val="222222"/>
            <w:sz w:val="20"/>
            <w:szCs w:val="20"/>
            <w:lang w:eastAsia="en-IN"/>
          </w:rPr>
          <w:t>which</w:t>
        </w:r>
      </w:ins>
      <w:del w:id="12" w:author="Shivangi Anand" w:date="2021-06-24T21:26:00Z">
        <w:r w:rsidRPr="003D422A" w:rsidDel="009970AD">
          <w:rPr>
            <w:rFonts w:ascii="Arial" w:eastAsia="Times New Roman" w:hAnsi="Arial" w:cs="Arial"/>
            <w:color w:val="222222"/>
            <w:sz w:val="20"/>
            <w:szCs w:val="20"/>
            <w:lang w:eastAsia="en-IN"/>
          </w:rPr>
          <w:delText>that</w:delText>
        </w:r>
      </w:del>
      <w:r w:rsidRPr="003D422A">
        <w:rPr>
          <w:rFonts w:ascii="Arial" w:eastAsia="Times New Roman" w:hAnsi="Arial" w:cs="Arial"/>
          <w:color w:val="222222"/>
          <w:sz w:val="20"/>
          <w:szCs w:val="20"/>
          <w:lang w:eastAsia="en-IN"/>
        </w:rPr>
        <w:t xml:space="preserve"> are required to be removed or resolved in the dataset. We will process them one by one</w:t>
      </w:r>
      <w:ins w:id="13" w:author="Shivangi Anand" w:date="2021-06-24T21:26:00Z">
        <w:r w:rsidR="009970AD">
          <w:rPr>
            <w:rFonts w:ascii="Arial" w:eastAsia="Times New Roman" w:hAnsi="Arial" w:cs="Arial"/>
            <w:color w:val="222222"/>
            <w:sz w:val="20"/>
            <w:szCs w:val="20"/>
            <w:lang w:eastAsia="en-IN"/>
          </w:rPr>
          <w:t>.</w:t>
        </w:r>
      </w:ins>
    </w:p>
    <w:p w14:paraId="50CF559E" w14:textId="494FCDD8" w:rsidR="006028D8" w:rsidRPr="00983774" w:rsidRDefault="006028D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Removing Null values:</w:t>
      </w:r>
    </w:p>
    <w:p w14:paraId="1598A6AC" w14:textId="3E6A10A0"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There are several methods for solving Null values issue. We can remove them or replace them with Mean/Median/</w:t>
      </w:r>
      <w:r w:rsidR="00DC59AD">
        <w:rPr>
          <w:rFonts w:ascii="Arial" w:eastAsia="Times New Roman" w:hAnsi="Arial" w:cs="Arial"/>
          <w:color w:val="222222"/>
          <w:sz w:val="20"/>
          <w:szCs w:val="20"/>
          <w:lang w:eastAsia="en-IN"/>
        </w:rPr>
        <w:t>M</w:t>
      </w:r>
      <w:r w:rsidRPr="003D422A">
        <w:rPr>
          <w:rFonts w:ascii="Arial" w:eastAsia="Times New Roman" w:hAnsi="Arial" w:cs="Arial"/>
          <w:color w:val="222222"/>
          <w:sz w:val="20"/>
          <w:szCs w:val="20"/>
          <w:lang w:eastAsia="en-IN"/>
        </w:rPr>
        <w:t xml:space="preserve">ode depending upon the data present in the column. </w:t>
      </w:r>
    </w:p>
    <w:p w14:paraId="494478A5" w14:textId="045D4922"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will replace the ‘?’ in the columns with mode</w:t>
      </w:r>
      <w:r w:rsidR="00DC59AD">
        <w:rPr>
          <w:rFonts w:ascii="Arial" w:eastAsia="Times New Roman" w:hAnsi="Arial" w:cs="Arial"/>
          <w:color w:val="222222"/>
          <w:sz w:val="20"/>
          <w:szCs w:val="20"/>
          <w:lang w:eastAsia="en-IN"/>
        </w:rPr>
        <w:t xml:space="preserve"> of that particular column</w:t>
      </w:r>
      <w:r w:rsidRPr="003D422A">
        <w:rPr>
          <w:rFonts w:ascii="Arial" w:eastAsia="Times New Roman" w:hAnsi="Arial" w:cs="Arial"/>
          <w:color w:val="222222"/>
          <w:sz w:val="20"/>
          <w:szCs w:val="20"/>
          <w:lang w:eastAsia="en-IN"/>
        </w:rPr>
        <w:t>. We can also choose the remove method. But let’s assume that data is very costly and we cannot afford huge data loss. So</w:t>
      </w:r>
      <w:ins w:id="14" w:author="Shivangi Anand" w:date="2021-06-24T21:26:00Z">
        <w:r w:rsidR="009970AD">
          <w:rPr>
            <w:rFonts w:ascii="Arial" w:eastAsia="Times New Roman" w:hAnsi="Arial" w:cs="Arial"/>
            <w:color w:val="222222"/>
            <w:sz w:val="20"/>
            <w:szCs w:val="20"/>
            <w:lang w:eastAsia="en-IN"/>
          </w:rPr>
          <w:t>,</w:t>
        </w:r>
      </w:ins>
      <w:r w:rsidRPr="003D422A">
        <w:rPr>
          <w:rFonts w:ascii="Arial" w:eastAsia="Times New Roman" w:hAnsi="Arial" w:cs="Arial"/>
          <w:color w:val="222222"/>
          <w:sz w:val="20"/>
          <w:szCs w:val="20"/>
          <w:lang w:eastAsia="en-IN"/>
        </w:rPr>
        <w:t xml:space="preserve"> best method will be replacement of null or garbage values.</w:t>
      </w:r>
    </w:p>
    <w:p w14:paraId="69E70467" w14:textId="29D329DF"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40C657AB" w14:textId="68EE3D5D" w:rsidR="002F28A7" w:rsidRDefault="002F28A7" w:rsidP="008E2F3B">
      <w:pPr>
        <w:shd w:val="clear" w:color="auto" w:fill="FFFFFF"/>
        <w:spacing w:before="252" w:line="240" w:lineRule="auto"/>
        <w:rPr>
          <w:rFonts w:ascii="Arial" w:eastAsia="Times New Roman" w:hAnsi="Arial" w:cs="Arial"/>
          <w:b/>
          <w:bCs/>
          <w:color w:val="222222"/>
          <w:sz w:val="44"/>
          <w:szCs w:val="44"/>
          <w:lang w:eastAsia="en-IN"/>
        </w:rPr>
      </w:pPr>
      <w:r w:rsidRPr="003D422A">
        <w:rPr>
          <w:rFonts w:ascii="Arial" w:hAnsi="Arial" w:cs="Arial"/>
          <w:noProof/>
        </w:rPr>
        <w:drawing>
          <wp:inline distT="0" distB="0" distL="0" distR="0" wp14:anchorId="49DA92F6" wp14:editId="18EFDFF1">
            <wp:extent cx="5731510" cy="512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2445"/>
                    </a:xfrm>
                    <a:prstGeom prst="rect">
                      <a:avLst/>
                    </a:prstGeom>
                  </pic:spPr>
                </pic:pic>
              </a:graphicData>
            </a:graphic>
          </wp:inline>
        </w:drawing>
      </w:r>
    </w:p>
    <w:p w14:paraId="16B5097B" w14:textId="09CB490A" w:rsidR="00DC59AD" w:rsidRPr="00DC59AD" w:rsidRDefault="00DC59AD"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Here</w:t>
      </w:r>
      <w:ins w:id="15" w:author="Shivangi Anand" w:date="2021-06-24T21:27:00Z">
        <w:r w:rsidR="009970AD">
          <w:rPr>
            <w:rFonts w:ascii="Arial" w:eastAsia="Times New Roman" w:hAnsi="Arial" w:cs="Arial"/>
            <w:color w:val="222222"/>
            <w:sz w:val="20"/>
            <w:szCs w:val="20"/>
            <w:lang w:eastAsia="en-IN"/>
          </w:rPr>
          <w:t>,</w:t>
        </w:r>
      </w:ins>
      <w:r>
        <w:rPr>
          <w:rFonts w:ascii="Arial" w:eastAsia="Times New Roman" w:hAnsi="Arial" w:cs="Arial"/>
          <w:color w:val="222222"/>
          <w:sz w:val="20"/>
          <w:szCs w:val="20"/>
          <w:lang w:eastAsia="en-IN"/>
        </w:rPr>
        <w:t xml:space="preserve"> we have used replace method to replace the ‘?’ values with mode.</w:t>
      </w:r>
    </w:p>
    <w:p w14:paraId="294762D9" w14:textId="5DFE5558" w:rsidR="006028D8" w:rsidRPr="00983774" w:rsidRDefault="006028D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Removing the duplicate rows:</w:t>
      </w:r>
    </w:p>
    <w:p w14:paraId="011CEA70" w14:textId="6D315AE9"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As the duplicate rows will only increase the load on the model while training and it does not help us in any way for improving the prediction models, </w:t>
      </w:r>
      <w:r w:rsidR="00DC59AD" w:rsidRPr="003D422A">
        <w:rPr>
          <w:rFonts w:ascii="Arial" w:eastAsia="Times New Roman" w:hAnsi="Arial" w:cs="Arial"/>
          <w:color w:val="222222"/>
          <w:sz w:val="20"/>
          <w:szCs w:val="20"/>
          <w:lang w:eastAsia="en-IN"/>
        </w:rPr>
        <w:t>we</w:t>
      </w:r>
      <w:r w:rsidRPr="003D422A">
        <w:rPr>
          <w:rFonts w:ascii="Arial" w:eastAsia="Times New Roman" w:hAnsi="Arial" w:cs="Arial"/>
          <w:color w:val="222222"/>
          <w:sz w:val="20"/>
          <w:szCs w:val="20"/>
          <w:lang w:eastAsia="en-IN"/>
        </w:rPr>
        <w:t xml:space="preserve"> will drop them</w:t>
      </w:r>
    </w:p>
    <w:p w14:paraId="0163478B" w14:textId="7AADF26C"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lastRenderedPageBreak/>
        <w:t>Code:</w:t>
      </w:r>
    </w:p>
    <w:p w14:paraId="4CF3A788" w14:textId="5C8367CD" w:rsidR="006028D8" w:rsidRPr="003D422A" w:rsidRDefault="006028D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1575E178" wp14:editId="600F3C44">
            <wp:extent cx="5731510" cy="2146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630"/>
                    </a:xfrm>
                    <a:prstGeom prst="rect">
                      <a:avLst/>
                    </a:prstGeom>
                  </pic:spPr>
                </pic:pic>
              </a:graphicData>
            </a:graphic>
          </wp:inline>
        </w:drawing>
      </w:r>
    </w:p>
    <w:p w14:paraId="38321BCF" w14:textId="00F7DCFF" w:rsidR="006028D8" w:rsidRPr="00983774" w:rsidRDefault="00DC59AD"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Outlier</w:t>
      </w:r>
      <w:r w:rsidR="00123124" w:rsidRPr="00983774">
        <w:rPr>
          <w:rFonts w:ascii="Arial" w:eastAsia="Times New Roman" w:hAnsi="Arial" w:cs="Arial"/>
          <w:b/>
          <w:bCs/>
          <w:color w:val="222222"/>
          <w:sz w:val="24"/>
          <w:szCs w:val="24"/>
          <w:lang w:eastAsia="en-IN"/>
        </w:rPr>
        <w:t xml:space="preserve"> treatment:</w:t>
      </w:r>
    </w:p>
    <w:p w14:paraId="7B51B0E6" w14:textId="6E5F9333"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found that in numeric columns </w:t>
      </w:r>
      <w:r w:rsidR="00DC59AD" w:rsidRPr="003D422A">
        <w:rPr>
          <w:rFonts w:ascii="Arial" w:eastAsia="Times New Roman" w:hAnsi="Arial" w:cs="Arial"/>
          <w:color w:val="222222"/>
          <w:sz w:val="20"/>
          <w:szCs w:val="20"/>
          <w:lang w:eastAsia="en-IN"/>
        </w:rPr>
        <w:t>there</w:t>
      </w:r>
      <w:r w:rsidRPr="003D422A">
        <w:rPr>
          <w:rFonts w:ascii="Arial" w:eastAsia="Times New Roman" w:hAnsi="Arial" w:cs="Arial"/>
          <w:color w:val="222222"/>
          <w:sz w:val="20"/>
          <w:szCs w:val="20"/>
          <w:lang w:eastAsia="en-IN"/>
        </w:rPr>
        <w:t xml:space="preserve"> were huge numbers of outliers. Treating them is important for better prediction. There are several ways to treat outliers. Either we can remove them from the dataset or replace them with appropriate values.</w:t>
      </w:r>
    </w:p>
    <w:p w14:paraId="2E62BB2C" w14:textId="6020755E"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But as we</w:t>
      </w:r>
      <w:r w:rsidR="00343719">
        <w:rPr>
          <w:rFonts w:ascii="Arial" w:eastAsia="Times New Roman" w:hAnsi="Arial" w:cs="Arial"/>
          <w:color w:val="222222"/>
          <w:sz w:val="20"/>
          <w:szCs w:val="20"/>
          <w:lang w:eastAsia="en-IN"/>
        </w:rPr>
        <w:t xml:space="preserve"> have</w:t>
      </w:r>
      <w:r w:rsidRPr="003D422A">
        <w:rPr>
          <w:rFonts w:ascii="Arial" w:eastAsia="Times New Roman" w:hAnsi="Arial" w:cs="Arial"/>
          <w:color w:val="222222"/>
          <w:sz w:val="20"/>
          <w:szCs w:val="20"/>
          <w:lang w:eastAsia="en-IN"/>
        </w:rPr>
        <w:t xml:space="preserve"> discussed before we have to keep the data loss as low as possible. </w:t>
      </w:r>
      <w:r w:rsidR="00DC59AD">
        <w:rPr>
          <w:rFonts w:ascii="Arial" w:eastAsia="Times New Roman" w:hAnsi="Arial" w:cs="Arial"/>
          <w:color w:val="222222"/>
          <w:sz w:val="20"/>
          <w:szCs w:val="20"/>
          <w:lang w:eastAsia="en-IN"/>
        </w:rPr>
        <w:t>So, w</w:t>
      </w:r>
      <w:r w:rsidRPr="003D422A">
        <w:rPr>
          <w:rFonts w:ascii="Arial" w:eastAsia="Times New Roman" w:hAnsi="Arial" w:cs="Arial"/>
          <w:color w:val="222222"/>
          <w:sz w:val="20"/>
          <w:szCs w:val="20"/>
          <w:lang w:eastAsia="en-IN"/>
        </w:rPr>
        <w:t xml:space="preserve">e will use the replacement method. </w:t>
      </w:r>
    </w:p>
    <w:p w14:paraId="749652A6" w14:textId="16818241" w:rsidR="00123124" w:rsidRPr="003D422A" w:rsidRDefault="00123124"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615D7488" w14:textId="7ABBCEF2" w:rsidR="002F28A7" w:rsidRDefault="002F28A7"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1C154D61" wp14:editId="0FF3819E">
            <wp:extent cx="5731510" cy="1416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16050"/>
                    </a:xfrm>
                    <a:prstGeom prst="rect">
                      <a:avLst/>
                    </a:prstGeom>
                  </pic:spPr>
                </pic:pic>
              </a:graphicData>
            </a:graphic>
          </wp:inline>
        </w:drawing>
      </w:r>
    </w:p>
    <w:p w14:paraId="11FF127A" w14:textId="12803D10" w:rsidR="00C113CB" w:rsidRPr="00C113CB"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In </w:t>
      </w:r>
      <w:r w:rsidR="00343719">
        <w:rPr>
          <w:rFonts w:ascii="Arial" w:eastAsia="Times New Roman" w:hAnsi="Arial" w:cs="Arial"/>
          <w:color w:val="222222"/>
          <w:sz w:val="20"/>
          <w:szCs w:val="20"/>
          <w:lang w:eastAsia="en-IN"/>
        </w:rPr>
        <w:t xml:space="preserve">the </w:t>
      </w:r>
      <w:r>
        <w:rPr>
          <w:rFonts w:ascii="Arial" w:eastAsia="Times New Roman" w:hAnsi="Arial" w:cs="Arial"/>
          <w:color w:val="222222"/>
          <w:sz w:val="20"/>
          <w:szCs w:val="20"/>
          <w:lang w:eastAsia="en-IN"/>
        </w:rPr>
        <w:t>above code, we have replaced the outliers with upper limit and lower limit as per the Bar-plot.</w:t>
      </w:r>
    </w:p>
    <w:p w14:paraId="1035C58B" w14:textId="4D57027E" w:rsidR="00123124" w:rsidRPr="00983774" w:rsidRDefault="00123124"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Scaling the data:</w:t>
      </w:r>
    </w:p>
    <w:p w14:paraId="6AFF8388" w14:textId="5CB33CD1" w:rsidR="00052E3E" w:rsidRDefault="002C559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While visualising the dataset</w:t>
      </w:r>
      <w:r w:rsidR="00343719">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observed that few columns are not normally distributed. We can fix this issue by scaling the data. There are several ways to scale the data like </w:t>
      </w:r>
      <w:r w:rsidR="00C113CB">
        <w:rPr>
          <w:rFonts w:ascii="Arial" w:eastAsia="Times New Roman" w:hAnsi="Arial" w:cs="Arial"/>
          <w:color w:val="222222"/>
          <w:sz w:val="20"/>
          <w:szCs w:val="20"/>
          <w:lang w:eastAsia="en-IN"/>
        </w:rPr>
        <w:t xml:space="preserve">using </w:t>
      </w:r>
      <w:r w:rsidR="00052E3E" w:rsidRPr="003D422A">
        <w:rPr>
          <w:rFonts w:ascii="Arial" w:eastAsia="Times New Roman" w:hAnsi="Arial" w:cs="Arial"/>
          <w:color w:val="222222"/>
          <w:sz w:val="20"/>
          <w:szCs w:val="20"/>
          <w:lang w:eastAsia="en-IN"/>
        </w:rPr>
        <w:t>Standard scaler, Min-Max scaler etc. We will use Min-Max scaler in this case:</w:t>
      </w:r>
    </w:p>
    <w:p w14:paraId="38BE597E" w14:textId="60091921" w:rsidR="00C113CB"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The Min-Max scaler is available in ‘</w:t>
      </w:r>
      <w:proofErr w:type="spellStart"/>
      <w:r>
        <w:rPr>
          <w:rFonts w:ascii="Arial" w:eastAsia="Times New Roman" w:hAnsi="Arial" w:cs="Arial"/>
          <w:color w:val="222222"/>
          <w:sz w:val="20"/>
          <w:szCs w:val="20"/>
          <w:lang w:eastAsia="en-IN"/>
        </w:rPr>
        <w:t>sklearn</w:t>
      </w:r>
      <w:proofErr w:type="spellEnd"/>
      <w:r>
        <w:rPr>
          <w:rFonts w:ascii="Arial" w:eastAsia="Times New Roman" w:hAnsi="Arial" w:cs="Arial"/>
          <w:color w:val="222222"/>
          <w:sz w:val="20"/>
          <w:szCs w:val="20"/>
          <w:lang w:eastAsia="en-IN"/>
        </w:rPr>
        <w:t>’ library.</w:t>
      </w:r>
    </w:p>
    <w:p w14:paraId="2EEBBF42" w14:textId="47A4C1DF" w:rsidR="00C113CB" w:rsidRPr="003D422A"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Code: </w:t>
      </w:r>
    </w:p>
    <w:p w14:paraId="5DE60730" w14:textId="19A2608D"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55EC44A" wp14:editId="37E8D696">
            <wp:extent cx="5731510" cy="5441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44195"/>
                    </a:xfrm>
                    <a:prstGeom prst="rect">
                      <a:avLst/>
                    </a:prstGeom>
                  </pic:spPr>
                </pic:pic>
              </a:graphicData>
            </a:graphic>
          </wp:inline>
        </w:drawing>
      </w:r>
    </w:p>
    <w:p w14:paraId="7F43B84F" w14:textId="54D1D673" w:rsidR="00123124" w:rsidRPr="003D422A" w:rsidRDefault="00C113CB"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Did you notice</w:t>
      </w:r>
      <w:r w:rsidR="00052E3E" w:rsidRPr="003D422A">
        <w:rPr>
          <w:rFonts w:ascii="Arial" w:eastAsia="Times New Roman" w:hAnsi="Arial" w:cs="Arial"/>
          <w:color w:val="222222"/>
          <w:sz w:val="20"/>
          <w:szCs w:val="20"/>
          <w:lang w:eastAsia="en-IN"/>
        </w:rPr>
        <w:t xml:space="preserve"> that first we dropped few columns</w:t>
      </w:r>
      <w:r>
        <w:rPr>
          <w:rFonts w:ascii="Arial" w:eastAsia="Times New Roman" w:hAnsi="Arial" w:cs="Arial"/>
          <w:color w:val="222222"/>
          <w:sz w:val="20"/>
          <w:szCs w:val="20"/>
          <w:lang w:eastAsia="en-IN"/>
        </w:rPr>
        <w:t>?</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A</w:t>
      </w:r>
      <w:r>
        <w:rPr>
          <w:rFonts w:ascii="Arial" w:eastAsia="Times New Roman" w:hAnsi="Arial" w:cs="Arial"/>
          <w:color w:val="222222"/>
          <w:sz w:val="20"/>
          <w:szCs w:val="20"/>
          <w:lang w:eastAsia="en-IN"/>
        </w:rPr>
        <w:t>nd</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 xml:space="preserve">here </w:t>
      </w:r>
      <w:r w:rsidR="00052E3E" w:rsidRPr="003D422A">
        <w:rPr>
          <w:rFonts w:ascii="Arial" w:eastAsia="Times New Roman" w:hAnsi="Arial" w:cs="Arial"/>
          <w:color w:val="222222"/>
          <w:sz w:val="20"/>
          <w:szCs w:val="20"/>
          <w:lang w:eastAsia="en-IN"/>
        </w:rPr>
        <w:t>the question arises why did we dropped them? Answer to this question is very simple. If we observe</w:t>
      </w:r>
      <w:r w:rsidR="00343719">
        <w:rPr>
          <w:rFonts w:ascii="Arial" w:eastAsia="Times New Roman" w:hAnsi="Arial" w:cs="Arial"/>
          <w:color w:val="222222"/>
          <w:sz w:val="20"/>
          <w:szCs w:val="20"/>
          <w:lang w:eastAsia="en-IN"/>
        </w:rPr>
        <w:t xml:space="preserve"> that</w:t>
      </w:r>
      <w:r w:rsidR="00052E3E" w:rsidRPr="003D422A">
        <w:rPr>
          <w:rFonts w:ascii="Arial" w:eastAsia="Times New Roman" w:hAnsi="Arial" w:cs="Arial"/>
          <w:color w:val="222222"/>
          <w:sz w:val="20"/>
          <w:szCs w:val="20"/>
          <w:lang w:eastAsia="en-IN"/>
        </w:rPr>
        <w:t xml:space="preserve"> we dropped only categorical</w:t>
      </w:r>
      <w:r w:rsidR="00343719">
        <w:rPr>
          <w:rFonts w:ascii="Arial" w:eastAsia="Times New Roman" w:hAnsi="Arial" w:cs="Arial"/>
          <w:color w:val="222222"/>
          <w:sz w:val="20"/>
          <w:szCs w:val="20"/>
          <w:lang w:eastAsia="en-IN"/>
        </w:rPr>
        <w:t xml:space="preserve"> columns</w:t>
      </w:r>
      <w:r w:rsidR="00052E3E" w:rsidRPr="003D422A">
        <w:rPr>
          <w:rFonts w:ascii="Arial" w:eastAsia="Times New Roman" w:hAnsi="Arial" w:cs="Arial"/>
          <w:color w:val="222222"/>
          <w:sz w:val="20"/>
          <w:szCs w:val="20"/>
          <w:lang w:eastAsia="en-IN"/>
        </w:rPr>
        <w:t xml:space="preserve"> or we can say string type columns</w:t>
      </w:r>
      <w:r w:rsidR="00343719">
        <w:rPr>
          <w:rFonts w:ascii="Arial" w:eastAsia="Times New Roman" w:hAnsi="Arial" w:cs="Arial"/>
          <w:color w:val="222222"/>
          <w:sz w:val="20"/>
          <w:szCs w:val="20"/>
          <w:lang w:eastAsia="en-IN"/>
        </w:rPr>
        <w:t>,</w:t>
      </w:r>
      <w:r w:rsidR="00052E3E" w:rsidRPr="003D422A">
        <w:rPr>
          <w:rFonts w:ascii="Arial" w:eastAsia="Times New Roman" w:hAnsi="Arial" w:cs="Arial"/>
          <w:color w:val="222222"/>
          <w:sz w:val="20"/>
          <w:szCs w:val="20"/>
          <w:lang w:eastAsia="en-IN"/>
        </w:rPr>
        <w:t xml:space="preserve"> </w:t>
      </w:r>
      <w:r w:rsidR="00343719">
        <w:rPr>
          <w:rFonts w:ascii="Arial" w:eastAsia="Times New Roman" w:hAnsi="Arial" w:cs="Arial"/>
          <w:color w:val="222222"/>
          <w:sz w:val="20"/>
          <w:szCs w:val="20"/>
          <w:lang w:eastAsia="en-IN"/>
        </w:rPr>
        <w:t>s</w:t>
      </w:r>
      <w:r w:rsidR="00052E3E" w:rsidRPr="003D422A">
        <w:rPr>
          <w:rFonts w:ascii="Arial" w:eastAsia="Times New Roman" w:hAnsi="Arial" w:cs="Arial"/>
          <w:color w:val="222222"/>
          <w:sz w:val="20"/>
          <w:szCs w:val="20"/>
          <w:lang w:eastAsia="en-IN"/>
        </w:rPr>
        <w:t xml:space="preserve">caling of the data is only applied on numeric data. </w:t>
      </w:r>
      <w:r w:rsidRPr="003D422A">
        <w:rPr>
          <w:rFonts w:ascii="Arial" w:eastAsia="Times New Roman" w:hAnsi="Arial" w:cs="Arial"/>
          <w:color w:val="222222"/>
          <w:sz w:val="20"/>
          <w:szCs w:val="20"/>
          <w:lang w:eastAsia="en-IN"/>
        </w:rPr>
        <w:t>Hence,</w:t>
      </w:r>
      <w:r>
        <w:rPr>
          <w:rFonts w:ascii="Arial" w:eastAsia="Times New Roman" w:hAnsi="Arial" w:cs="Arial"/>
          <w:color w:val="222222"/>
          <w:sz w:val="20"/>
          <w:szCs w:val="20"/>
          <w:lang w:eastAsia="en-IN"/>
        </w:rPr>
        <w:t xml:space="preserve"> we</w:t>
      </w:r>
      <w:r w:rsidR="00052E3E" w:rsidRPr="003D422A">
        <w:rPr>
          <w:rFonts w:ascii="Arial" w:eastAsia="Times New Roman" w:hAnsi="Arial" w:cs="Arial"/>
          <w:color w:val="222222"/>
          <w:sz w:val="20"/>
          <w:szCs w:val="20"/>
          <w:lang w:eastAsia="en-IN"/>
        </w:rPr>
        <w:t xml:space="preserve"> dropped the non-required columns before scaling the data. </w:t>
      </w:r>
      <w:r w:rsidR="00343719">
        <w:rPr>
          <w:rFonts w:ascii="Arial" w:eastAsia="Times New Roman" w:hAnsi="Arial" w:cs="Arial"/>
          <w:color w:val="222222"/>
          <w:sz w:val="20"/>
          <w:szCs w:val="20"/>
          <w:lang w:eastAsia="en-IN"/>
        </w:rPr>
        <w:t>We need not worry as</w:t>
      </w:r>
      <w:r w:rsidR="00052E3E" w:rsidRPr="003D422A">
        <w:rPr>
          <w:rFonts w:ascii="Arial" w:eastAsia="Times New Roman" w:hAnsi="Arial" w:cs="Arial"/>
          <w:color w:val="222222"/>
          <w:sz w:val="20"/>
          <w:szCs w:val="20"/>
          <w:lang w:eastAsia="en-IN"/>
        </w:rPr>
        <w:t xml:space="preserve"> we will join them later on to our dataset.</w:t>
      </w:r>
    </w:p>
    <w:p w14:paraId="17852987" w14:textId="1BCA61A7" w:rsidR="00052E3E" w:rsidRPr="00983774" w:rsidRDefault="00052E3E"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Removing Skewness:</w:t>
      </w:r>
    </w:p>
    <w:p w14:paraId="3E1110EB" w14:textId="6D4A1392" w:rsidR="00052E3E"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The skewness can be removed using several different methods. We can use log</w:t>
      </w:r>
      <w:r w:rsidR="00C43BFC">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sqr</w:t>
      </w:r>
      <w:r w:rsidR="00C43BFC">
        <w:rPr>
          <w:rFonts w:ascii="Arial" w:eastAsia="Times New Roman" w:hAnsi="Arial" w:cs="Arial"/>
          <w:color w:val="222222"/>
          <w:sz w:val="20"/>
          <w:szCs w:val="20"/>
          <w:lang w:eastAsia="en-IN"/>
        </w:rPr>
        <w:t xml:space="preserve">t, </w:t>
      </w:r>
      <w:proofErr w:type="spellStart"/>
      <w:r w:rsidRPr="003D422A">
        <w:rPr>
          <w:rFonts w:ascii="Arial" w:eastAsia="Times New Roman" w:hAnsi="Arial" w:cs="Arial"/>
          <w:color w:val="222222"/>
          <w:sz w:val="20"/>
          <w:szCs w:val="20"/>
          <w:lang w:eastAsia="en-IN"/>
        </w:rPr>
        <w:t>cbr</w:t>
      </w:r>
      <w:r w:rsidR="00C43BFC">
        <w:rPr>
          <w:rFonts w:ascii="Arial" w:eastAsia="Times New Roman" w:hAnsi="Arial" w:cs="Arial"/>
          <w:color w:val="222222"/>
          <w:sz w:val="20"/>
          <w:szCs w:val="20"/>
          <w:lang w:eastAsia="en-IN"/>
        </w:rPr>
        <w:t>t</w:t>
      </w:r>
      <w:proofErr w:type="spellEnd"/>
      <w:r w:rsidR="00C43BFC">
        <w:rPr>
          <w:rFonts w:ascii="Arial" w:eastAsia="Times New Roman" w:hAnsi="Arial" w:cs="Arial"/>
          <w:color w:val="222222"/>
          <w:sz w:val="20"/>
          <w:szCs w:val="20"/>
          <w:lang w:eastAsia="en-IN"/>
        </w:rPr>
        <w:t xml:space="preserve">, </w:t>
      </w:r>
      <w:r w:rsidRPr="003D422A">
        <w:rPr>
          <w:rFonts w:ascii="Arial" w:eastAsia="Times New Roman" w:hAnsi="Arial" w:cs="Arial"/>
          <w:color w:val="222222"/>
          <w:sz w:val="20"/>
          <w:szCs w:val="20"/>
          <w:lang w:eastAsia="en-IN"/>
        </w:rPr>
        <w:t>binning etc methods for this. But here we will use binning method for our dataset. Here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will</w:t>
      </w:r>
      <w:r w:rsidR="008A5732">
        <w:rPr>
          <w:rFonts w:ascii="Arial" w:eastAsia="Times New Roman" w:hAnsi="Arial" w:cs="Arial"/>
          <w:color w:val="222222"/>
          <w:sz w:val="20"/>
          <w:szCs w:val="20"/>
          <w:lang w:eastAsia="en-IN"/>
        </w:rPr>
        <w:t xml:space="preserve"> again</w:t>
      </w:r>
      <w:r w:rsidRPr="003D422A">
        <w:rPr>
          <w:rFonts w:ascii="Arial" w:eastAsia="Times New Roman" w:hAnsi="Arial" w:cs="Arial"/>
          <w:color w:val="222222"/>
          <w:sz w:val="20"/>
          <w:szCs w:val="20"/>
          <w:lang w:eastAsia="en-IN"/>
        </w:rPr>
        <w:t xml:space="preserve"> use python library to use the </w:t>
      </w:r>
      <w:proofErr w:type="spellStart"/>
      <w:r w:rsidRPr="003D422A">
        <w:rPr>
          <w:rFonts w:ascii="Arial" w:eastAsia="Times New Roman" w:hAnsi="Arial" w:cs="Arial"/>
          <w:color w:val="222222"/>
          <w:sz w:val="20"/>
          <w:szCs w:val="20"/>
          <w:lang w:eastAsia="en-IN"/>
        </w:rPr>
        <w:t>power_tranform</w:t>
      </w:r>
      <w:proofErr w:type="spellEnd"/>
      <w:r w:rsidRPr="003D422A">
        <w:rPr>
          <w:rFonts w:ascii="Arial" w:eastAsia="Times New Roman" w:hAnsi="Arial" w:cs="Arial"/>
          <w:color w:val="222222"/>
          <w:sz w:val="20"/>
          <w:szCs w:val="20"/>
          <w:lang w:eastAsia="en-IN"/>
        </w:rPr>
        <w:t xml:space="preserve"> the dataset.</w:t>
      </w:r>
    </w:p>
    <w:p w14:paraId="3AFB5028" w14:textId="3C2451FF" w:rsidR="00C43BFC" w:rsidRDefault="00C43BFC"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The ‘</w:t>
      </w:r>
      <w:proofErr w:type="spellStart"/>
      <w:r>
        <w:rPr>
          <w:rFonts w:ascii="Arial" w:eastAsia="Times New Roman" w:hAnsi="Arial" w:cs="Arial"/>
          <w:color w:val="222222"/>
          <w:sz w:val="20"/>
          <w:szCs w:val="20"/>
          <w:lang w:eastAsia="en-IN"/>
        </w:rPr>
        <w:t>power_transform</w:t>
      </w:r>
      <w:proofErr w:type="spellEnd"/>
      <w:r>
        <w:rPr>
          <w:rFonts w:ascii="Arial" w:eastAsia="Times New Roman" w:hAnsi="Arial" w:cs="Arial"/>
          <w:color w:val="222222"/>
          <w:sz w:val="20"/>
          <w:szCs w:val="20"/>
          <w:lang w:eastAsia="en-IN"/>
        </w:rPr>
        <w:t>’ is available in ‘</w:t>
      </w:r>
      <w:proofErr w:type="spellStart"/>
      <w:proofErr w:type="gramStart"/>
      <w:r>
        <w:rPr>
          <w:rFonts w:ascii="Arial" w:eastAsia="Times New Roman" w:hAnsi="Arial" w:cs="Arial"/>
          <w:color w:val="222222"/>
          <w:sz w:val="20"/>
          <w:szCs w:val="20"/>
          <w:lang w:eastAsia="en-IN"/>
        </w:rPr>
        <w:t>sklearn.preprocessing</w:t>
      </w:r>
      <w:proofErr w:type="spellEnd"/>
      <w:proofErr w:type="gramEnd"/>
      <w:r>
        <w:rPr>
          <w:rFonts w:ascii="Arial" w:eastAsia="Times New Roman" w:hAnsi="Arial" w:cs="Arial"/>
          <w:color w:val="222222"/>
          <w:sz w:val="20"/>
          <w:szCs w:val="20"/>
          <w:lang w:eastAsia="en-IN"/>
        </w:rPr>
        <w:t>’</w:t>
      </w:r>
    </w:p>
    <w:p w14:paraId="3D9C7FA8" w14:textId="77777777" w:rsidR="002272C5" w:rsidRDefault="002272C5" w:rsidP="008E2F3B">
      <w:pPr>
        <w:shd w:val="clear" w:color="auto" w:fill="FFFFFF"/>
        <w:spacing w:before="252" w:line="240" w:lineRule="auto"/>
        <w:rPr>
          <w:rFonts w:ascii="Arial" w:eastAsia="Times New Roman" w:hAnsi="Arial" w:cs="Arial"/>
          <w:color w:val="222222"/>
          <w:sz w:val="20"/>
          <w:szCs w:val="20"/>
          <w:lang w:eastAsia="en-IN"/>
        </w:rPr>
      </w:pPr>
    </w:p>
    <w:p w14:paraId="37F53FAB" w14:textId="0183F00B" w:rsidR="00C43BFC" w:rsidRPr="003D422A" w:rsidRDefault="00C43BFC"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Code:</w:t>
      </w:r>
    </w:p>
    <w:p w14:paraId="7F2700C6" w14:textId="2D78F7A4"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EECEF1B" wp14:editId="6F766E78">
            <wp:extent cx="5731510" cy="2940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4005"/>
                    </a:xfrm>
                    <a:prstGeom prst="rect">
                      <a:avLst/>
                    </a:prstGeom>
                  </pic:spPr>
                </pic:pic>
              </a:graphicData>
            </a:graphic>
          </wp:inline>
        </w:drawing>
      </w:r>
    </w:p>
    <w:p w14:paraId="14C126C6" w14:textId="0256D8F1"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p>
    <w:p w14:paraId="58CD3F9F" w14:textId="35C099C0" w:rsidR="00052E3E" w:rsidRPr="003D422A" w:rsidRDefault="00052E3E"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Now, </w:t>
      </w:r>
      <w:r w:rsidR="006A21FF" w:rsidRPr="003D422A">
        <w:rPr>
          <w:rFonts w:ascii="Arial" w:eastAsia="Times New Roman" w:hAnsi="Arial" w:cs="Arial"/>
          <w:color w:val="222222"/>
          <w:sz w:val="20"/>
          <w:szCs w:val="20"/>
          <w:lang w:eastAsia="en-IN"/>
        </w:rPr>
        <w:t>the</w:t>
      </w:r>
      <w:r w:rsidRPr="003D422A">
        <w:rPr>
          <w:rFonts w:ascii="Arial" w:eastAsia="Times New Roman" w:hAnsi="Arial" w:cs="Arial"/>
          <w:color w:val="222222"/>
          <w:sz w:val="20"/>
          <w:szCs w:val="20"/>
          <w:lang w:eastAsia="en-IN"/>
        </w:rPr>
        <w:t xml:space="preserve"> only thing left is joining the categorical strings back to the transformed or we can anomaly free dataset. But are we sure that this is enough? Do we need to focus on anything else? Can we start building the data set yet? </w:t>
      </w:r>
    </w:p>
    <w:p w14:paraId="1E6441B7" w14:textId="3A1AA4A0" w:rsidR="00052E3E" w:rsidRPr="003D422A" w:rsidRDefault="006A21FF"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Well,</w:t>
      </w:r>
      <w:r w:rsidR="00336806" w:rsidRPr="003D422A">
        <w:rPr>
          <w:rFonts w:ascii="Arial" w:eastAsia="Times New Roman" w:hAnsi="Arial" w:cs="Arial"/>
          <w:color w:val="222222"/>
          <w:sz w:val="20"/>
          <w:szCs w:val="20"/>
          <w:lang w:eastAsia="en-IN"/>
        </w:rPr>
        <w:t xml:space="preserve"> we have not fully prepared our dataset yet for model training. The models only take numeric values as input/output for the training</w:t>
      </w:r>
      <w:r>
        <w:rPr>
          <w:rFonts w:ascii="Arial" w:eastAsia="Times New Roman" w:hAnsi="Arial" w:cs="Arial"/>
          <w:color w:val="222222"/>
          <w:sz w:val="20"/>
          <w:szCs w:val="20"/>
          <w:lang w:eastAsia="en-IN"/>
        </w:rPr>
        <w:t>/testing</w:t>
      </w:r>
      <w:r w:rsidR="00336806" w:rsidRPr="003D422A">
        <w:rPr>
          <w:rFonts w:ascii="Arial" w:eastAsia="Times New Roman" w:hAnsi="Arial" w:cs="Arial"/>
          <w:color w:val="222222"/>
          <w:sz w:val="20"/>
          <w:szCs w:val="20"/>
          <w:lang w:eastAsia="en-IN"/>
        </w:rPr>
        <w:t xml:space="preserve">. But we have categorical/string values present in the dataset. </w:t>
      </w:r>
      <w:r w:rsidRPr="003D422A">
        <w:rPr>
          <w:rFonts w:ascii="Arial" w:eastAsia="Times New Roman" w:hAnsi="Arial" w:cs="Arial"/>
          <w:color w:val="222222"/>
          <w:sz w:val="20"/>
          <w:szCs w:val="20"/>
          <w:lang w:eastAsia="en-IN"/>
        </w:rPr>
        <w:t>Hence,</w:t>
      </w:r>
      <w:r w:rsidR="00336806" w:rsidRPr="003D422A">
        <w:rPr>
          <w:rFonts w:ascii="Arial" w:eastAsia="Times New Roman" w:hAnsi="Arial" w:cs="Arial"/>
          <w:color w:val="222222"/>
          <w:sz w:val="20"/>
          <w:szCs w:val="20"/>
          <w:lang w:eastAsia="en-IN"/>
        </w:rPr>
        <w:t xml:space="preserve"> we will b</w:t>
      </w:r>
      <w:r w:rsidR="000C0679" w:rsidRPr="003D422A">
        <w:rPr>
          <w:rFonts w:ascii="Arial" w:eastAsia="Times New Roman" w:hAnsi="Arial" w:cs="Arial"/>
          <w:color w:val="222222"/>
          <w:sz w:val="20"/>
          <w:szCs w:val="20"/>
          <w:lang w:eastAsia="en-IN"/>
        </w:rPr>
        <w:t>e</w:t>
      </w:r>
      <w:r w:rsidR="00336806" w:rsidRPr="003D422A">
        <w:rPr>
          <w:rFonts w:ascii="Arial" w:eastAsia="Times New Roman" w:hAnsi="Arial" w:cs="Arial"/>
          <w:color w:val="222222"/>
          <w:sz w:val="20"/>
          <w:szCs w:val="20"/>
          <w:lang w:eastAsia="en-IN"/>
        </w:rPr>
        <w:t xml:space="preserve"> required to </w:t>
      </w:r>
      <w:r w:rsidR="000C0679" w:rsidRPr="003D422A">
        <w:rPr>
          <w:rFonts w:ascii="Arial" w:eastAsia="Times New Roman" w:hAnsi="Arial" w:cs="Arial"/>
          <w:color w:val="222222"/>
          <w:sz w:val="20"/>
          <w:szCs w:val="20"/>
          <w:lang w:eastAsia="en-IN"/>
        </w:rPr>
        <w:t xml:space="preserve">convert the categorical values into </w:t>
      </w:r>
      <w:r>
        <w:rPr>
          <w:rFonts w:ascii="Arial" w:eastAsia="Times New Roman" w:hAnsi="Arial" w:cs="Arial"/>
          <w:color w:val="222222"/>
          <w:sz w:val="20"/>
          <w:szCs w:val="20"/>
          <w:lang w:eastAsia="en-IN"/>
        </w:rPr>
        <w:t xml:space="preserve">numeric values. We can do this using </w:t>
      </w:r>
      <w:r w:rsidR="000C0679" w:rsidRPr="003D422A">
        <w:rPr>
          <w:rFonts w:ascii="Arial" w:eastAsia="Times New Roman" w:hAnsi="Arial" w:cs="Arial"/>
          <w:color w:val="222222"/>
          <w:sz w:val="20"/>
          <w:szCs w:val="20"/>
          <w:lang w:eastAsia="en-IN"/>
        </w:rPr>
        <w:t>Labels.</w:t>
      </w:r>
    </w:p>
    <w:p w14:paraId="5CE7C0EE" w14:textId="6777FDCA" w:rsidR="000C0679"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w:t>
      </w:r>
      <w:r w:rsidR="006A21FF">
        <w:rPr>
          <w:rFonts w:ascii="Arial" w:eastAsia="Times New Roman" w:hAnsi="Arial" w:cs="Arial"/>
          <w:color w:val="222222"/>
          <w:sz w:val="20"/>
          <w:szCs w:val="20"/>
          <w:lang w:eastAsia="en-IN"/>
        </w:rPr>
        <w:t>will</w:t>
      </w:r>
      <w:r w:rsidRPr="003D422A">
        <w:rPr>
          <w:rFonts w:ascii="Arial" w:eastAsia="Times New Roman" w:hAnsi="Arial" w:cs="Arial"/>
          <w:color w:val="222222"/>
          <w:sz w:val="20"/>
          <w:szCs w:val="20"/>
          <w:lang w:eastAsia="en-IN"/>
        </w:rPr>
        <w:t xml:space="preserve"> again use the </w:t>
      </w:r>
      <w:r w:rsidR="006A21FF">
        <w:rPr>
          <w:rFonts w:ascii="Arial" w:eastAsia="Times New Roman" w:hAnsi="Arial" w:cs="Arial"/>
          <w:color w:val="222222"/>
          <w:sz w:val="20"/>
          <w:szCs w:val="20"/>
          <w:lang w:eastAsia="en-IN"/>
        </w:rPr>
        <w:t>‘</w:t>
      </w:r>
      <w:proofErr w:type="spellStart"/>
      <w:r w:rsidRPr="003D422A">
        <w:rPr>
          <w:rFonts w:ascii="Arial" w:eastAsia="Times New Roman" w:hAnsi="Arial" w:cs="Arial"/>
          <w:color w:val="222222"/>
          <w:sz w:val="20"/>
          <w:szCs w:val="20"/>
          <w:lang w:eastAsia="en-IN"/>
        </w:rPr>
        <w:t>sklearn</w:t>
      </w:r>
      <w:proofErr w:type="spellEnd"/>
      <w:r w:rsidR="006A21F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library to perform the same using Label Encoders</w:t>
      </w:r>
    </w:p>
    <w:p w14:paraId="015019FC" w14:textId="474311C3" w:rsidR="006A21FF" w:rsidRPr="003D422A" w:rsidRDefault="006A21FF"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371FF904" w14:textId="0E6CC833" w:rsidR="000C0679" w:rsidRPr="003D422A"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4E6B877" wp14:editId="7E1533AF">
            <wp:extent cx="5731510" cy="4521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2120"/>
                    </a:xfrm>
                    <a:prstGeom prst="rect">
                      <a:avLst/>
                    </a:prstGeom>
                  </pic:spPr>
                </pic:pic>
              </a:graphicData>
            </a:graphic>
          </wp:inline>
        </w:drawing>
      </w:r>
    </w:p>
    <w:p w14:paraId="7E48F74F" w14:textId="74168C00" w:rsidR="000C0679" w:rsidRPr="003D422A"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For target variable: </w:t>
      </w:r>
    </w:p>
    <w:p w14:paraId="2005C1FB" w14:textId="2B96B638" w:rsidR="000C0679" w:rsidRPr="003D422A" w:rsidRDefault="000C0679"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0598147F" wp14:editId="0533B440">
            <wp:extent cx="5731510" cy="3098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9880"/>
                    </a:xfrm>
                    <a:prstGeom prst="rect">
                      <a:avLst/>
                    </a:prstGeom>
                  </pic:spPr>
                </pic:pic>
              </a:graphicData>
            </a:graphic>
          </wp:inline>
        </w:drawing>
      </w:r>
    </w:p>
    <w:p w14:paraId="55CE91A3" w14:textId="2FBB3462" w:rsidR="00777B93" w:rsidRPr="003D422A" w:rsidRDefault="006A21FF"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Let’s</w:t>
      </w:r>
      <w:r w:rsidR="00777B93" w:rsidRPr="003D422A">
        <w:rPr>
          <w:rFonts w:ascii="Arial" w:eastAsia="Times New Roman" w:hAnsi="Arial" w:cs="Arial"/>
          <w:color w:val="222222"/>
          <w:sz w:val="20"/>
          <w:szCs w:val="20"/>
          <w:lang w:eastAsia="en-IN"/>
        </w:rPr>
        <w:t xml:space="preserve"> join the </w:t>
      </w:r>
      <w:r>
        <w:rPr>
          <w:rFonts w:ascii="Arial" w:eastAsia="Times New Roman" w:hAnsi="Arial" w:cs="Arial"/>
          <w:color w:val="222222"/>
          <w:sz w:val="20"/>
          <w:szCs w:val="20"/>
          <w:lang w:eastAsia="en-IN"/>
        </w:rPr>
        <w:t xml:space="preserve">converted </w:t>
      </w:r>
      <w:r w:rsidR="00777B93" w:rsidRPr="003D422A">
        <w:rPr>
          <w:rFonts w:ascii="Arial" w:eastAsia="Times New Roman" w:hAnsi="Arial" w:cs="Arial"/>
          <w:color w:val="222222"/>
          <w:sz w:val="20"/>
          <w:szCs w:val="20"/>
          <w:lang w:eastAsia="en-IN"/>
        </w:rPr>
        <w:t>categorical variables back to the final dataset:</w:t>
      </w:r>
    </w:p>
    <w:p w14:paraId="78A221FE" w14:textId="06031364" w:rsidR="00777B93" w:rsidRPr="003D422A" w:rsidRDefault="00777B93"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F0B9A2D" wp14:editId="7D7D2A7B">
            <wp:extent cx="5731510" cy="9779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77900"/>
                    </a:xfrm>
                    <a:prstGeom prst="rect">
                      <a:avLst/>
                    </a:prstGeom>
                  </pic:spPr>
                </pic:pic>
              </a:graphicData>
            </a:graphic>
          </wp:inline>
        </w:drawing>
      </w:r>
    </w:p>
    <w:p w14:paraId="4FD95A4F" w14:textId="514575C8" w:rsidR="000C0679" w:rsidRPr="003D422A" w:rsidRDefault="009D477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Now we are ready to move onto the next phase </w:t>
      </w:r>
      <w:r w:rsidR="006A21FF" w:rsidRPr="003D422A">
        <w:rPr>
          <w:rFonts w:ascii="Arial" w:eastAsia="Times New Roman" w:hAnsi="Arial" w:cs="Arial"/>
          <w:color w:val="222222"/>
          <w:sz w:val="20"/>
          <w:szCs w:val="20"/>
          <w:lang w:eastAsia="en-IN"/>
        </w:rPr>
        <w:t>i.e.,</w:t>
      </w:r>
      <w:r w:rsidRPr="003D422A">
        <w:rPr>
          <w:rFonts w:ascii="Arial" w:eastAsia="Times New Roman" w:hAnsi="Arial" w:cs="Arial"/>
          <w:color w:val="222222"/>
          <w:sz w:val="20"/>
          <w:szCs w:val="20"/>
          <w:lang w:eastAsia="en-IN"/>
        </w:rPr>
        <w:t xml:space="preserve"> model building</w:t>
      </w:r>
    </w:p>
    <w:p w14:paraId="472C2AFC" w14:textId="6E901664" w:rsidR="002F28A7" w:rsidRPr="003D422A" w:rsidRDefault="002F28A7" w:rsidP="008E2F3B">
      <w:pPr>
        <w:shd w:val="clear" w:color="auto" w:fill="FFFFFF"/>
        <w:spacing w:before="252" w:line="240" w:lineRule="auto"/>
        <w:rPr>
          <w:rFonts w:ascii="Arial" w:eastAsia="Times New Roman" w:hAnsi="Arial" w:cs="Arial"/>
          <w:b/>
          <w:bCs/>
          <w:color w:val="222222"/>
          <w:sz w:val="32"/>
          <w:szCs w:val="32"/>
          <w:lang w:eastAsia="en-IN"/>
        </w:rPr>
      </w:pPr>
    </w:p>
    <w:p w14:paraId="6921FB0F" w14:textId="3220F08A" w:rsidR="008E2F3B" w:rsidRPr="00113D22" w:rsidRDefault="008E2F3B" w:rsidP="008E2F3B">
      <w:pPr>
        <w:shd w:val="clear" w:color="auto" w:fill="FFFFFF"/>
        <w:spacing w:before="252" w:line="240" w:lineRule="auto"/>
        <w:rPr>
          <w:rFonts w:ascii="Arial" w:eastAsia="Times New Roman" w:hAnsi="Arial" w:cs="Arial"/>
          <w:b/>
          <w:bCs/>
          <w:color w:val="222222"/>
          <w:sz w:val="36"/>
          <w:szCs w:val="36"/>
          <w:u w:val="single"/>
          <w:lang w:eastAsia="en-IN"/>
        </w:rPr>
      </w:pPr>
      <w:r w:rsidRPr="00113D22">
        <w:rPr>
          <w:rFonts w:ascii="Arial" w:eastAsia="Times New Roman" w:hAnsi="Arial" w:cs="Arial"/>
          <w:b/>
          <w:bCs/>
          <w:color w:val="222222"/>
          <w:sz w:val="36"/>
          <w:szCs w:val="36"/>
          <w:u w:val="single"/>
          <w:lang w:eastAsia="en-IN"/>
        </w:rPr>
        <w:t>Building Machine Learning Models</w:t>
      </w:r>
      <w:r w:rsidR="00113D22" w:rsidRPr="00113D22">
        <w:rPr>
          <w:rFonts w:ascii="Arial" w:eastAsia="Times New Roman" w:hAnsi="Arial" w:cs="Arial"/>
          <w:b/>
          <w:bCs/>
          <w:color w:val="222222"/>
          <w:sz w:val="36"/>
          <w:szCs w:val="36"/>
          <w:u w:val="single"/>
          <w:lang w:eastAsia="en-IN"/>
        </w:rPr>
        <w:t>:</w:t>
      </w:r>
    </w:p>
    <w:p w14:paraId="27EBB418" w14:textId="0E9015DA" w:rsidR="007222C8" w:rsidRDefault="007222C8"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We will build Classification models for the prediction of Census Income.</w:t>
      </w:r>
    </w:p>
    <w:p w14:paraId="3FA27E2C" w14:textId="34AB3A63" w:rsidR="00116792" w:rsidRPr="003D422A" w:rsidRDefault="0011057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First,</w:t>
      </w:r>
      <w:r w:rsidR="00116792" w:rsidRPr="003D422A">
        <w:rPr>
          <w:rFonts w:ascii="Arial" w:eastAsia="Times New Roman" w:hAnsi="Arial" w:cs="Arial"/>
          <w:color w:val="222222"/>
          <w:sz w:val="20"/>
          <w:szCs w:val="20"/>
          <w:lang w:eastAsia="en-IN"/>
        </w:rPr>
        <w:t xml:space="preserve"> we need to split the dataset into training set and test set.</w:t>
      </w:r>
    </w:p>
    <w:p w14:paraId="234161BA" w14:textId="6DD92084" w:rsidR="00777B93" w:rsidRPr="003D422A" w:rsidRDefault="00116792" w:rsidP="008E2F3B">
      <w:pPr>
        <w:shd w:val="clear" w:color="auto" w:fill="FFFFFF"/>
        <w:spacing w:before="252" w:line="240" w:lineRule="auto"/>
        <w:rPr>
          <w:rFonts w:ascii="Arial" w:eastAsia="Times New Roman" w:hAnsi="Arial" w:cs="Arial"/>
          <w:b/>
          <w:bCs/>
          <w:color w:val="222222"/>
          <w:sz w:val="44"/>
          <w:szCs w:val="44"/>
          <w:lang w:eastAsia="en-IN"/>
        </w:rPr>
      </w:pPr>
      <w:r w:rsidRPr="003D422A">
        <w:rPr>
          <w:rFonts w:ascii="Arial" w:hAnsi="Arial" w:cs="Arial"/>
          <w:noProof/>
        </w:rPr>
        <w:drawing>
          <wp:inline distT="0" distB="0" distL="0" distR="0" wp14:anchorId="497DA44F" wp14:editId="35485338">
            <wp:extent cx="5731510" cy="2774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7495"/>
                    </a:xfrm>
                    <a:prstGeom prst="rect">
                      <a:avLst/>
                    </a:prstGeom>
                  </pic:spPr>
                </pic:pic>
              </a:graphicData>
            </a:graphic>
          </wp:inline>
        </w:drawing>
      </w:r>
    </w:p>
    <w:p w14:paraId="3DC168C1" w14:textId="6E8B1C8E" w:rsidR="00116792" w:rsidRPr="003D422A"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Here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are using a model to test on which random state the accuracy will be best</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so that we can do the train-test slit on that random state. Below we got random state as 47</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so we </w:t>
      </w:r>
      <w:r w:rsidR="00110570">
        <w:rPr>
          <w:rFonts w:ascii="Arial" w:eastAsia="Times New Roman" w:hAnsi="Arial" w:cs="Arial"/>
          <w:color w:val="222222"/>
          <w:sz w:val="20"/>
          <w:szCs w:val="20"/>
          <w:lang w:eastAsia="en-IN"/>
        </w:rPr>
        <w:t>will perform the train-test split at random state 47</w:t>
      </w:r>
      <w:r w:rsidR="008F2EAF">
        <w:rPr>
          <w:rFonts w:ascii="Arial" w:eastAsia="Times New Roman" w:hAnsi="Arial" w:cs="Arial"/>
          <w:color w:val="222222"/>
          <w:sz w:val="20"/>
          <w:szCs w:val="20"/>
          <w:lang w:eastAsia="en-IN"/>
        </w:rPr>
        <w:t>.</w:t>
      </w:r>
    </w:p>
    <w:p w14:paraId="6721A9AE" w14:textId="24389088" w:rsidR="002F28A7" w:rsidRPr="003D422A" w:rsidRDefault="00116792" w:rsidP="008E2F3B">
      <w:pPr>
        <w:shd w:val="clear" w:color="auto" w:fill="FFFFFF"/>
        <w:spacing w:before="252" w:line="240" w:lineRule="auto"/>
        <w:rPr>
          <w:rFonts w:ascii="Arial" w:eastAsia="Times New Roman" w:hAnsi="Arial" w:cs="Arial"/>
          <w:b/>
          <w:bCs/>
          <w:color w:val="222222"/>
          <w:sz w:val="44"/>
          <w:szCs w:val="44"/>
          <w:lang w:eastAsia="en-IN"/>
        </w:rPr>
      </w:pPr>
      <w:r w:rsidRPr="003D422A">
        <w:rPr>
          <w:rFonts w:ascii="Arial" w:hAnsi="Arial" w:cs="Arial"/>
          <w:noProof/>
        </w:rPr>
        <w:lastRenderedPageBreak/>
        <w:drawing>
          <wp:inline distT="0" distB="0" distL="0" distR="0" wp14:anchorId="699BDFBA" wp14:editId="4832C123">
            <wp:extent cx="5731510" cy="16078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07820"/>
                    </a:xfrm>
                    <a:prstGeom prst="rect">
                      <a:avLst/>
                    </a:prstGeom>
                  </pic:spPr>
                </pic:pic>
              </a:graphicData>
            </a:graphic>
          </wp:inline>
        </w:drawing>
      </w:r>
    </w:p>
    <w:p w14:paraId="290D6CD3" w14:textId="04B91E15" w:rsidR="00116792" w:rsidRPr="003D422A"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Above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we have kept the 70%</w:t>
      </w:r>
      <w:r w:rsidR="00836D72">
        <w:rPr>
          <w:rFonts w:ascii="Arial" w:eastAsia="Times New Roman" w:hAnsi="Arial" w:cs="Arial"/>
          <w:color w:val="222222"/>
          <w:sz w:val="20"/>
          <w:szCs w:val="20"/>
          <w:lang w:eastAsia="en-IN"/>
        </w:rPr>
        <w:t xml:space="preserve"> of</w:t>
      </w:r>
      <w:r w:rsidRPr="003D422A">
        <w:rPr>
          <w:rFonts w:ascii="Arial" w:eastAsia="Times New Roman" w:hAnsi="Arial" w:cs="Arial"/>
          <w:color w:val="222222"/>
          <w:sz w:val="20"/>
          <w:szCs w:val="20"/>
          <w:lang w:eastAsia="en-IN"/>
        </w:rPr>
        <w:t xml:space="preserve"> data as training data and we will perform testing on the remaining 30% </w:t>
      </w:r>
      <w:r w:rsidR="00836D72">
        <w:rPr>
          <w:rFonts w:ascii="Arial" w:eastAsia="Times New Roman" w:hAnsi="Arial" w:cs="Arial"/>
          <w:color w:val="222222"/>
          <w:sz w:val="20"/>
          <w:szCs w:val="20"/>
          <w:lang w:eastAsia="en-IN"/>
        </w:rPr>
        <w:t xml:space="preserve">of </w:t>
      </w:r>
      <w:r w:rsidRPr="003D422A">
        <w:rPr>
          <w:rFonts w:ascii="Arial" w:eastAsia="Times New Roman" w:hAnsi="Arial" w:cs="Arial"/>
          <w:color w:val="222222"/>
          <w:sz w:val="20"/>
          <w:szCs w:val="20"/>
          <w:lang w:eastAsia="en-IN"/>
        </w:rPr>
        <w:t>data.</w:t>
      </w:r>
    </w:p>
    <w:p w14:paraId="60B62892" w14:textId="473F5E74" w:rsidR="00116792" w:rsidRPr="003D422A" w:rsidRDefault="00116792" w:rsidP="008E2F3B">
      <w:pPr>
        <w:shd w:val="clear" w:color="auto" w:fill="FFFFFF"/>
        <w:spacing w:before="252" w:line="240" w:lineRule="auto"/>
        <w:rPr>
          <w:rFonts w:ascii="Arial" w:eastAsia="Times New Roman" w:hAnsi="Arial" w:cs="Arial"/>
          <w:color w:val="222222"/>
          <w:sz w:val="20"/>
          <w:szCs w:val="20"/>
          <w:lang w:eastAsia="en-IN"/>
        </w:rPr>
      </w:pPr>
    </w:p>
    <w:p w14:paraId="16089DDE" w14:textId="1D724775" w:rsidR="00846A67" w:rsidRDefault="00116792"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So, </w:t>
      </w:r>
      <w:r w:rsidR="00F3463F" w:rsidRPr="003D422A">
        <w:rPr>
          <w:rFonts w:ascii="Arial" w:eastAsia="Times New Roman" w:hAnsi="Arial" w:cs="Arial"/>
          <w:color w:val="222222"/>
          <w:sz w:val="20"/>
          <w:szCs w:val="20"/>
          <w:lang w:eastAsia="en-IN"/>
        </w:rPr>
        <w:t>shall</w:t>
      </w:r>
      <w:r w:rsidRPr="003D422A">
        <w:rPr>
          <w:rFonts w:ascii="Arial" w:eastAsia="Times New Roman" w:hAnsi="Arial" w:cs="Arial"/>
          <w:color w:val="222222"/>
          <w:sz w:val="20"/>
          <w:szCs w:val="20"/>
          <w:lang w:eastAsia="en-IN"/>
        </w:rPr>
        <w:t xml:space="preserve"> we start building our model? Wai</w:t>
      </w:r>
      <w:r w:rsidR="008A5732">
        <w:rPr>
          <w:rFonts w:ascii="Arial" w:eastAsia="Times New Roman" w:hAnsi="Arial" w:cs="Arial"/>
          <w:color w:val="222222"/>
          <w:sz w:val="20"/>
          <w:szCs w:val="20"/>
          <w:lang w:eastAsia="en-IN"/>
        </w:rPr>
        <w:t>t,</w:t>
      </w:r>
      <w:r w:rsidRPr="003D422A">
        <w:rPr>
          <w:rFonts w:ascii="Arial" w:eastAsia="Times New Roman" w:hAnsi="Arial" w:cs="Arial"/>
          <w:color w:val="222222"/>
          <w:sz w:val="20"/>
          <w:szCs w:val="20"/>
          <w:lang w:eastAsia="en-IN"/>
        </w:rPr>
        <w:t xml:space="preserve"> </w:t>
      </w:r>
      <w:r w:rsidR="008A5732">
        <w:rPr>
          <w:rFonts w:ascii="Arial" w:eastAsia="Times New Roman" w:hAnsi="Arial" w:cs="Arial"/>
          <w:color w:val="222222"/>
          <w:sz w:val="20"/>
          <w:szCs w:val="20"/>
          <w:lang w:eastAsia="en-IN"/>
        </w:rPr>
        <w:t>i</w:t>
      </w:r>
      <w:r w:rsidRPr="003D422A">
        <w:rPr>
          <w:rFonts w:ascii="Arial" w:eastAsia="Times New Roman" w:hAnsi="Arial" w:cs="Arial"/>
          <w:color w:val="222222"/>
          <w:sz w:val="20"/>
          <w:szCs w:val="20"/>
          <w:lang w:eastAsia="en-IN"/>
        </w:rPr>
        <w:t xml:space="preserve">f we remember </w:t>
      </w:r>
      <w:r w:rsidR="00904370" w:rsidRPr="003D422A">
        <w:rPr>
          <w:rFonts w:ascii="Arial" w:eastAsia="Times New Roman" w:hAnsi="Arial" w:cs="Arial"/>
          <w:color w:val="222222"/>
          <w:sz w:val="20"/>
          <w:szCs w:val="20"/>
          <w:lang w:eastAsia="en-IN"/>
        </w:rPr>
        <w:t>correctly,</w:t>
      </w:r>
      <w:r w:rsidRPr="003D422A">
        <w:rPr>
          <w:rFonts w:ascii="Arial" w:eastAsia="Times New Roman" w:hAnsi="Arial" w:cs="Arial"/>
          <w:color w:val="222222"/>
          <w:sz w:val="20"/>
          <w:szCs w:val="20"/>
          <w:lang w:eastAsia="en-IN"/>
        </w:rPr>
        <w:t xml:space="preserve"> we</w:t>
      </w:r>
      <w:r w:rsidR="00846A67" w:rsidRPr="003D422A">
        <w:rPr>
          <w:rFonts w:ascii="Arial" w:eastAsia="Times New Roman" w:hAnsi="Arial" w:cs="Arial"/>
          <w:color w:val="222222"/>
          <w:sz w:val="20"/>
          <w:szCs w:val="20"/>
          <w:lang w:eastAsia="en-IN"/>
        </w:rPr>
        <w:t xml:space="preserve"> </w:t>
      </w:r>
      <w:r w:rsidR="008A5732">
        <w:rPr>
          <w:rFonts w:ascii="Arial" w:eastAsia="Times New Roman" w:hAnsi="Arial" w:cs="Arial"/>
          <w:color w:val="222222"/>
          <w:sz w:val="20"/>
          <w:szCs w:val="20"/>
          <w:lang w:eastAsia="en-IN"/>
        </w:rPr>
        <w:t xml:space="preserve">have </w:t>
      </w:r>
      <w:r w:rsidR="00846A67" w:rsidRPr="003D422A">
        <w:rPr>
          <w:rFonts w:ascii="Arial" w:eastAsia="Times New Roman" w:hAnsi="Arial" w:cs="Arial"/>
          <w:color w:val="222222"/>
          <w:sz w:val="20"/>
          <w:szCs w:val="20"/>
          <w:lang w:eastAsia="en-IN"/>
        </w:rPr>
        <w:t xml:space="preserve">observed that our target variable was unbalanced and will </w:t>
      </w:r>
      <w:r w:rsidR="00904370" w:rsidRPr="003D422A">
        <w:rPr>
          <w:rFonts w:ascii="Arial" w:eastAsia="Times New Roman" w:hAnsi="Arial" w:cs="Arial"/>
          <w:color w:val="222222"/>
          <w:sz w:val="20"/>
          <w:szCs w:val="20"/>
          <w:lang w:eastAsia="en-IN"/>
        </w:rPr>
        <w:t>affect</w:t>
      </w:r>
      <w:r w:rsidR="00846A67" w:rsidRPr="003D422A">
        <w:rPr>
          <w:rFonts w:ascii="Arial" w:eastAsia="Times New Roman" w:hAnsi="Arial" w:cs="Arial"/>
          <w:color w:val="222222"/>
          <w:sz w:val="20"/>
          <w:szCs w:val="20"/>
          <w:lang w:eastAsia="en-IN"/>
        </w:rPr>
        <w:t xml:space="preserve"> our model efficiency </w:t>
      </w:r>
      <w:r w:rsidR="00F3463F">
        <w:rPr>
          <w:rFonts w:ascii="Arial" w:eastAsia="Times New Roman" w:hAnsi="Arial" w:cs="Arial"/>
          <w:color w:val="222222"/>
          <w:sz w:val="20"/>
          <w:szCs w:val="20"/>
          <w:lang w:eastAsia="en-IN"/>
        </w:rPr>
        <w:t xml:space="preserve">and make our model biased </w:t>
      </w:r>
      <w:r w:rsidR="00846A67" w:rsidRPr="003D422A">
        <w:rPr>
          <w:rFonts w:ascii="Arial" w:eastAsia="Times New Roman" w:hAnsi="Arial" w:cs="Arial"/>
          <w:color w:val="222222"/>
          <w:sz w:val="20"/>
          <w:szCs w:val="20"/>
          <w:lang w:eastAsia="en-IN"/>
        </w:rPr>
        <w:t>and till now we have not fixed it. Let’s fix this imbalance</w:t>
      </w:r>
      <w:r w:rsidR="00904370">
        <w:rPr>
          <w:rFonts w:ascii="Arial" w:eastAsia="Times New Roman" w:hAnsi="Arial" w:cs="Arial"/>
          <w:color w:val="222222"/>
          <w:sz w:val="20"/>
          <w:szCs w:val="20"/>
          <w:lang w:eastAsia="en-IN"/>
        </w:rPr>
        <w:t xml:space="preserve"> now</w:t>
      </w:r>
      <w:r w:rsidR="00846A67" w:rsidRPr="003D422A">
        <w:rPr>
          <w:rFonts w:ascii="Arial" w:eastAsia="Times New Roman" w:hAnsi="Arial" w:cs="Arial"/>
          <w:color w:val="222222"/>
          <w:sz w:val="20"/>
          <w:szCs w:val="20"/>
          <w:lang w:eastAsia="en-IN"/>
        </w:rPr>
        <w:t xml:space="preserve"> using SMOTE technique: </w:t>
      </w:r>
    </w:p>
    <w:p w14:paraId="5524515B" w14:textId="7B2FB463" w:rsidR="00904370" w:rsidRDefault="00904370"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For this we will need to import ‘SMOTE</w:t>
      </w:r>
      <w:r w:rsidR="008A5732">
        <w:rPr>
          <w:rFonts w:ascii="Arial" w:eastAsia="Times New Roman" w:hAnsi="Arial" w:cs="Arial"/>
          <w:color w:val="222222"/>
          <w:sz w:val="20"/>
          <w:szCs w:val="20"/>
          <w:lang w:eastAsia="en-IN"/>
        </w:rPr>
        <w:t xml:space="preserve">’ </w:t>
      </w:r>
      <w:r>
        <w:rPr>
          <w:rFonts w:ascii="Arial" w:eastAsia="Times New Roman" w:hAnsi="Arial" w:cs="Arial"/>
          <w:color w:val="222222"/>
          <w:sz w:val="20"/>
          <w:szCs w:val="20"/>
          <w:lang w:eastAsia="en-IN"/>
        </w:rPr>
        <w:t>from ‘</w:t>
      </w:r>
      <w:proofErr w:type="spellStart"/>
      <w:r>
        <w:rPr>
          <w:rFonts w:ascii="Arial" w:eastAsia="Times New Roman" w:hAnsi="Arial" w:cs="Arial"/>
          <w:color w:val="222222"/>
          <w:sz w:val="20"/>
          <w:szCs w:val="20"/>
          <w:lang w:eastAsia="en-IN"/>
        </w:rPr>
        <w:t>imblearn</w:t>
      </w:r>
      <w:proofErr w:type="spellEnd"/>
      <w:r>
        <w:rPr>
          <w:rFonts w:ascii="Arial" w:eastAsia="Times New Roman" w:hAnsi="Arial" w:cs="Arial"/>
          <w:color w:val="222222"/>
          <w:sz w:val="20"/>
          <w:szCs w:val="20"/>
          <w:lang w:eastAsia="en-IN"/>
        </w:rPr>
        <w:t>’ library as below:</w:t>
      </w:r>
    </w:p>
    <w:p w14:paraId="34D56162" w14:textId="30D42926" w:rsidR="00904370" w:rsidRPr="00904370" w:rsidRDefault="00904370" w:rsidP="00904370">
      <w:pPr>
        <w:shd w:val="clear" w:color="auto" w:fill="FFFFFF"/>
        <w:spacing w:before="252" w:line="240" w:lineRule="auto"/>
        <w:rPr>
          <w:rFonts w:ascii="Arial" w:eastAsia="Times New Roman" w:hAnsi="Arial" w:cs="Arial"/>
          <w:color w:val="222222"/>
          <w:sz w:val="20"/>
          <w:szCs w:val="20"/>
          <w:lang w:eastAsia="en-IN"/>
        </w:rPr>
      </w:pPr>
      <w:r w:rsidRPr="00904370">
        <w:rPr>
          <w:rFonts w:ascii="Arial" w:eastAsia="Times New Roman" w:hAnsi="Arial" w:cs="Arial"/>
          <w:color w:val="222222"/>
          <w:sz w:val="20"/>
          <w:szCs w:val="20"/>
          <w:lang w:eastAsia="en-IN"/>
        </w:rPr>
        <w:t xml:space="preserve">from </w:t>
      </w:r>
      <w:proofErr w:type="spellStart"/>
      <w:proofErr w:type="gramStart"/>
      <w:r w:rsidRPr="00904370">
        <w:rPr>
          <w:rFonts w:ascii="Arial" w:eastAsia="Times New Roman" w:hAnsi="Arial" w:cs="Arial"/>
          <w:color w:val="222222"/>
          <w:sz w:val="20"/>
          <w:szCs w:val="20"/>
          <w:lang w:eastAsia="en-IN"/>
        </w:rPr>
        <w:t>imblearn.over</w:t>
      </w:r>
      <w:proofErr w:type="gramEnd"/>
      <w:r w:rsidRPr="00904370">
        <w:rPr>
          <w:rFonts w:ascii="Arial" w:eastAsia="Times New Roman" w:hAnsi="Arial" w:cs="Arial"/>
          <w:color w:val="222222"/>
          <w:sz w:val="20"/>
          <w:szCs w:val="20"/>
          <w:lang w:eastAsia="en-IN"/>
        </w:rPr>
        <w:t>_sampling</w:t>
      </w:r>
      <w:proofErr w:type="spellEnd"/>
      <w:r w:rsidRPr="00904370">
        <w:rPr>
          <w:rFonts w:ascii="Arial" w:eastAsia="Times New Roman" w:hAnsi="Arial" w:cs="Arial"/>
          <w:color w:val="222222"/>
          <w:sz w:val="20"/>
          <w:szCs w:val="20"/>
          <w:lang w:eastAsia="en-IN"/>
        </w:rPr>
        <w:t xml:space="preserve"> import SMOTE</w:t>
      </w:r>
    </w:p>
    <w:p w14:paraId="388F9691" w14:textId="7B9A4E0E" w:rsidR="00904370" w:rsidRPr="003D422A" w:rsidRDefault="00904370"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 xml:space="preserve">Code: </w:t>
      </w:r>
    </w:p>
    <w:p w14:paraId="6A094F75" w14:textId="77777777" w:rsidR="00846A67" w:rsidRPr="003D422A" w:rsidRDefault="00846A67"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0D5F38D" wp14:editId="0171C785">
            <wp:extent cx="5731510" cy="14122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12240"/>
                    </a:xfrm>
                    <a:prstGeom prst="rect">
                      <a:avLst/>
                    </a:prstGeom>
                  </pic:spPr>
                </pic:pic>
              </a:graphicData>
            </a:graphic>
          </wp:inline>
        </w:drawing>
      </w:r>
    </w:p>
    <w:p w14:paraId="3EE994C3" w14:textId="20CCDEC6" w:rsidR="00846A67" w:rsidRPr="003D422A" w:rsidRDefault="00846A67"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Now that we have overcome the imbalance, </w:t>
      </w:r>
      <w:r w:rsidR="008A5732">
        <w:rPr>
          <w:rFonts w:ascii="Arial" w:eastAsia="Times New Roman" w:hAnsi="Arial" w:cs="Arial"/>
          <w:color w:val="222222"/>
          <w:sz w:val="20"/>
          <w:szCs w:val="20"/>
          <w:lang w:eastAsia="en-IN"/>
        </w:rPr>
        <w:t>l</w:t>
      </w:r>
      <w:r w:rsidRPr="003D422A">
        <w:rPr>
          <w:rFonts w:ascii="Arial" w:eastAsia="Times New Roman" w:hAnsi="Arial" w:cs="Arial"/>
          <w:color w:val="222222"/>
          <w:sz w:val="20"/>
          <w:szCs w:val="20"/>
          <w:lang w:eastAsia="en-IN"/>
        </w:rPr>
        <w:t>et’s finally move into model building phase</w:t>
      </w:r>
      <w:r w:rsidR="008F2EAF">
        <w:rPr>
          <w:rFonts w:ascii="Arial" w:eastAsia="Times New Roman" w:hAnsi="Arial" w:cs="Arial"/>
          <w:color w:val="222222"/>
          <w:sz w:val="20"/>
          <w:szCs w:val="20"/>
          <w:lang w:eastAsia="en-IN"/>
        </w:rPr>
        <w:t>.</w:t>
      </w:r>
    </w:p>
    <w:p w14:paraId="34476CF5" w14:textId="4CF5D953" w:rsidR="00846A67" w:rsidRPr="003D422A" w:rsidRDefault="00846A67"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will build many different models.</w:t>
      </w:r>
      <w:r w:rsidR="00C71A12" w:rsidRPr="003D422A">
        <w:rPr>
          <w:rFonts w:ascii="Arial" w:eastAsia="Times New Roman" w:hAnsi="Arial" w:cs="Arial"/>
          <w:color w:val="222222"/>
          <w:sz w:val="20"/>
          <w:szCs w:val="20"/>
          <w:lang w:eastAsia="en-IN"/>
        </w:rPr>
        <w:t xml:space="preserve"> We will not discuss how the model internally works but we will compare different parameters to conclude which model is predicting</w:t>
      </w:r>
      <w:r w:rsidR="008A5732">
        <w:rPr>
          <w:rFonts w:ascii="Arial" w:eastAsia="Times New Roman" w:hAnsi="Arial" w:cs="Arial"/>
          <w:color w:val="222222"/>
          <w:sz w:val="20"/>
          <w:szCs w:val="20"/>
          <w:lang w:eastAsia="en-IN"/>
        </w:rPr>
        <w:t xml:space="preserve"> the</w:t>
      </w:r>
      <w:r w:rsidR="00C71A12" w:rsidRPr="003D422A">
        <w:rPr>
          <w:rFonts w:ascii="Arial" w:eastAsia="Times New Roman" w:hAnsi="Arial" w:cs="Arial"/>
          <w:color w:val="222222"/>
          <w:sz w:val="20"/>
          <w:szCs w:val="20"/>
          <w:lang w:eastAsia="en-IN"/>
        </w:rPr>
        <w:t xml:space="preserve"> best and then perform hyper tuning on the selected model.</w:t>
      </w:r>
    </w:p>
    <w:p w14:paraId="651753D1" w14:textId="1E4530D4" w:rsidR="00116792" w:rsidRPr="00983774" w:rsidRDefault="00846A67"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Logistic regression</w:t>
      </w:r>
      <w:r w:rsidR="00F43182" w:rsidRPr="00983774">
        <w:rPr>
          <w:rFonts w:ascii="Arial" w:eastAsia="Times New Roman" w:hAnsi="Arial" w:cs="Arial"/>
          <w:b/>
          <w:bCs/>
          <w:color w:val="222222"/>
          <w:sz w:val="24"/>
          <w:szCs w:val="24"/>
          <w:lang w:eastAsia="en-IN"/>
        </w:rPr>
        <w:t>:</w:t>
      </w:r>
    </w:p>
    <w:p w14:paraId="4F37923C" w14:textId="296912C7" w:rsidR="00B77A13" w:rsidRPr="003D422A" w:rsidRDefault="002F0C4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3E7E8EE6" wp14:editId="15582D71">
            <wp:extent cx="5731510" cy="1339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39215"/>
                    </a:xfrm>
                    <a:prstGeom prst="rect">
                      <a:avLst/>
                    </a:prstGeom>
                  </pic:spPr>
                </pic:pic>
              </a:graphicData>
            </a:graphic>
          </wp:inline>
        </w:drawing>
      </w:r>
    </w:p>
    <w:p w14:paraId="3A9C4A72" w14:textId="77777777" w:rsidR="00F43182" w:rsidRDefault="00F43182" w:rsidP="008E2F3B">
      <w:pPr>
        <w:shd w:val="clear" w:color="auto" w:fill="FFFFFF"/>
        <w:spacing w:before="252" w:line="240" w:lineRule="auto"/>
        <w:rPr>
          <w:rFonts w:ascii="Arial" w:eastAsia="Times New Roman" w:hAnsi="Arial" w:cs="Arial"/>
          <w:b/>
          <w:bCs/>
          <w:color w:val="222222"/>
          <w:sz w:val="20"/>
          <w:szCs w:val="20"/>
          <w:lang w:eastAsia="en-IN"/>
        </w:rPr>
      </w:pPr>
    </w:p>
    <w:p w14:paraId="03330304" w14:textId="77777777" w:rsidR="00F43182" w:rsidRDefault="00F43182" w:rsidP="008E2F3B">
      <w:pPr>
        <w:shd w:val="clear" w:color="auto" w:fill="FFFFFF"/>
        <w:spacing w:before="252" w:line="240" w:lineRule="auto"/>
        <w:rPr>
          <w:rFonts w:ascii="Arial" w:eastAsia="Times New Roman" w:hAnsi="Arial" w:cs="Arial"/>
          <w:b/>
          <w:bCs/>
          <w:color w:val="222222"/>
          <w:sz w:val="20"/>
          <w:szCs w:val="20"/>
          <w:lang w:eastAsia="en-IN"/>
        </w:rPr>
      </w:pPr>
    </w:p>
    <w:p w14:paraId="3F021E88" w14:textId="18E0CD5C" w:rsidR="00E16A98" w:rsidRPr="00983774" w:rsidRDefault="00E16A9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lastRenderedPageBreak/>
        <w:t>Decision Tree</w:t>
      </w:r>
      <w:r w:rsidR="00F43182" w:rsidRPr="00983774">
        <w:rPr>
          <w:rFonts w:ascii="Arial" w:eastAsia="Times New Roman" w:hAnsi="Arial" w:cs="Arial"/>
          <w:b/>
          <w:bCs/>
          <w:color w:val="222222"/>
          <w:sz w:val="24"/>
          <w:szCs w:val="24"/>
          <w:lang w:eastAsia="en-IN"/>
        </w:rPr>
        <w:t>:</w:t>
      </w:r>
    </w:p>
    <w:p w14:paraId="4CBB2195" w14:textId="3B3F4224" w:rsidR="00B77A13" w:rsidRPr="003D422A" w:rsidRDefault="00E16A9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04D92CA2" wp14:editId="57685B09">
            <wp:extent cx="5731510" cy="13061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06195"/>
                    </a:xfrm>
                    <a:prstGeom prst="rect">
                      <a:avLst/>
                    </a:prstGeom>
                  </pic:spPr>
                </pic:pic>
              </a:graphicData>
            </a:graphic>
          </wp:inline>
        </w:drawing>
      </w:r>
    </w:p>
    <w:p w14:paraId="78B1D99D" w14:textId="6C04A394" w:rsidR="00B77A13" w:rsidRPr="00983774" w:rsidRDefault="00E16A98" w:rsidP="008E2F3B">
      <w:pPr>
        <w:shd w:val="clear" w:color="auto" w:fill="FFFFFF"/>
        <w:spacing w:before="252" w:line="240" w:lineRule="auto"/>
        <w:rPr>
          <w:rFonts w:ascii="Arial" w:hAnsi="Arial" w:cs="Arial"/>
          <w:b/>
          <w:bCs/>
          <w:noProof/>
          <w:sz w:val="24"/>
          <w:szCs w:val="24"/>
        </w:rPr>
      </w:pPr>
      <w:r w:rsidRPr="00983774">
        <w:rPr>
          <w:rFonts w:ascii="Arial" w:hAnsi="Arial" w:cs="Arial"/>
          <w:b/>
          <w:bCs/>
          <w:noProof/>
          <w:sz w:val="24"/>
          <w:szCs w:val="24"/>
        </w:rPr>
        <w:t>Random Forest</w:t>
      </w:r>
      <w:r w:rsidR="00F43182" w:rsidRPr="00983774">
        <w:rPr>
          <w:rFonts w:ascii="Arial" w:hAnsi="Arial" w:cs="Arial"/>
          <w:b/>
          <w:bCs/>
          <w:noProof/>
          <w:sz w:val="24"/>
          <w:szCs w:val="24"/>
        </w:rPr>
        <w:t>:</w:t>
      </w:r>
    </w:p>
    <w:p w14:paraId="26ED55DE" w14:textId="17DBED0A" w:rsidR="00E16A98" w:rsidRPr="003D422A" w:rsidRDefault="00E16A9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29C08787" wp14:editId="6F07C34A">
            <wp:extent cx="5731510" cy="13627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62710"/>
                    </a:xfrm>
                    <a:prstGeom prst="rect">
                      <a:avLst/>
                    </a:prstGeom>
                  </pic:spPr>
                </pic:pic>
              </a:graphicData>
            </a:graphic>
          </wp:inline>
        </w:drawing>
      </w:r>
    </w:p>
    <w:p w14:paraId="6B21558C" w14:textId="33FA3211" w:rsidR="00E16A98" w:rsidRPr="00983774" w:rsidRDefault="00E16A9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Naïve Bayes:</w:t>
      </w:r>
    </w:p>
    <w:p w14:paraId="0F1CC4FE" w14:textId="50E038FD" w:rsidR="00B77A13" w:rsidRPr="003D422A" w:rsidRDefault="00E16A98"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3EE75746" wp14:editId="23D6E09C">
            <wp:extent cx="5731510" cy="13976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7635"/>
                    </a:xfrm>
                    <a:prstGeom prst="rect">
                      <a:avLst/>
                    </a:prstGeom>
                  </pic:spPr>
                </pic:pic>
              </a:graphicData>
            </a:graphic>
          </wp:inline>
        </w:drawing>
      </w:r>
    </w:p>
    <w:p w14:paraId="019FDCF9" w14:textId="03CC54DC" w:rsidR="00E16A98" w:rsidRPr="00983774" w:rsidRDefault="00E16A98" w:rsidP="008E2F3B">
      <w:pPr>
        <w:shd w:val="clear" w:color="auto" w:fill="FFFFFF"/>
        <w:spacing w:before="252" w:line="240" w:lineRule="auto"/>
        <w:rPr>
          <w:rFonts w:ascii="Arial" w:eastAsia="Times New Roman" w:hAnsi="Arial" w:cs="Arial"/>
          <w:b/>
          <w:bCs/>
          <w:color w:val="222222"/>
          <w:sz w:val="24"/>
          <w:szCs w:val="24"/>
          <w:lang w:eastAsia="en-IN"/>
        </w:rPr>
      </w:pPr>
      <w:r w:rsidRPr="00983774">
        <w:rPr>
          <w:rFonts w:ascii="Arial" w:eastAsia="Times New Roman" w:hAnsi="Arial" w:cs="Arial"/>
          <w:b/>
          <w:bCs/>
          <w:color w:val="222222"/>
          <w:sz w:val="24"/>
          <w:szCs w:val="24"/>
          <w:lang w:eastAsia="en-IN"/>
        </w:rPr>
        <w:t>SVM</w:t>
      </w:r>
      <w:r w:rsidR="00F43182" w:rsidRPr="00983774">
        <w:rPr>
          <w:rFonts w:ascii="Arial" w:eastAsia="Times New Roman" w:hAnsi="Arial" w:cs="Arial"/>
          <w:b/>
          <w:bCs/>
          <w:color w:val="222222"/>
          <w:sz w:val="24"/>
          <w:szCs w:val="24"/>
          <w:lang w:eastAsia="en-IN"/>
        </w:rPr>
        <w:t>:</w:t>
      </w:r>
    </w:p>
    <w:p w14:paraId="0CC6BB1D" w14:textId="3DB3B813" w:rsidR="00E16A98" w:rsidRPr="003D422A" w:rsidRDefault="00E16A98"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2A9923C" wp14:editId="512526B7">
            <wp:extent cx="5731510" cy="16008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00835"/>
                    </a:xfrm>
                    <a:prstGeom prst="rect">
                      <a:avLst/>
                    </a:prstGeom>
                  </pic:spPr>
                </pic:pic>
              </a:graphicData>
            </a:graphic>
          </wp:inline>
        </w:drawing>
      </w:r>
    </w:p>
    <w:p w14:paraId="2429FF64" w14:textId="5BEF1D16" w:rsidR="00B77A13" w:rsidRPr="003D422A" w:rsidRDefault="00B77A13" w:rsidP="008E2F3B">
      <w:pPr>
        <w:shd w:val="clear" w:color="auto" w:fill="FFFFFF"/>
        <w:spacing w:before="252" w:line="240" w:lineRule="auto"/>
        <w:rPr>
          <w:rFonts w:ascii="Arial" w:eastAsia="Times New Roman" w:hAnsi="Arial" w:cs="Arial"/>
          <w:b/>
          <w:bCs/>
          <w:color w:val="222222"/>
          <w:sz w:val="32"/>
          <w:szCs w:val="32"/>
          <w:lang w:eastAsia="en-IN"/>
        </w:rPr>
      </w:pPr>
    </w:p>
    <w:p w14:paraId="7F3BC468" w14:textId="2F297A78" w:rsidR="00417C00" w:rsidRPr="003D422A" w:rsidRDefault="00417C0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Let’s summarize the data from </w:t>
      </w:r>
      <w:r w:rsidR="008A5732">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above models in a table to get more clear view and compare the different models.</w:t>
      </w:r>
    </w:p>
    <w:tbl>
      <w:tblPr>
        <w:tblStyle w:val="TableGrid"/>
        <w:tblW w:w="0" w:type="auto"/>
        <w:tblLook w:val="04A0" w:firstRow="1" w:lastRow="0" w:firstColumn="1" w:lastColumn="0" w:noHBand="0" w:noVBand="1"/>
      </w:tblPr>
      <w:tblGrid>
        <w:gridCol w:w="1306"/>
        <w:gridCol w:w="1207"/>
        <w:gridCol w:w="1207"/>
        <w:gridCol w:w="1049"/>
        <w:gridCol w:w="1050"/>
        <w:gridCol w:w="1036"/>
        <w:gridCol w:w="1036"/>
        <w:gridCol w:w="1125"/>
      </w:tblGrid>
      <w:tr w:rsidR="004A4754" w:rsidRPr="003D422A" w14:paraId="1B9F9269" w14:textId="77777777" w:rsidTr="004A4754">
        <w:trPr>
          <w:trHeight w:val="882"/>
        </w:trPr>
        <w:tc>
          <w:tcPr>
            <w:tcW w:w="1127" w:type="dxa"/>
          </w:tcPr>
          <w:p w14:paraId="13FF2CC1" w14:textId="4935CD55" w:rsidR="004A4754" w:rsidRPr="003D422A" w:rsidRDefault="004A4754" w:rsidP="008E2F3B">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lastRenderedPageBreak/>
              <w:t>Models</w:t>
            </w:r>
          </w:p>
        </w:tc>
        <w:tc>
          <w:tcPr>
            <w:tcW w:w="1127" w:type="dxa"/>
          </w:tcPr>
          <w:p w14:paraId="3F64990B" w14:textId="512A700C" w:rsidR="004A4754" w:rsidRPr="003D422A" w:rsidRDefault="004A4754" w:rsidP="008E2F3B">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(0)</w:t>
            </w:r>
          </w:p>
        </w:tc>
        <w:tc>
          <w:tcPr>
            <w:tcW w:w="1127" w:type="dxa"/>
          </w:tcPr>
          <w:p w14:paraId="115005ED" w14:textId="2448A0DD" w:rsidR="004A4754" w:rsidRPr="003D422A" w:rsidRDefault="004A4754" w:rsidP="008E2F3B">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(1)</w:t>
            </w:r>
          </w:p>
        </w:tc>
        <w:tc>
          <w:tcPr>
            <w:tcW w:w="1127" w:type="dxa"/>
          </w:tcPr>
          <w:p w14:paraId="46002126" w14:textId="114FF283"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Recall (0)</w:t>
            </w:r>
          </w:p>
        </w:tc>
        <w:tc>
          <w:tcPr>
            <w:tcW w:w="1127" w:type="dxa"/>
          </w:tcPr>
          <w:p w14:paraId="0E0496A9" w14:textId="43175638"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Recall (1)</w:t>
            </w:r>
          </w:p>
        </w:tc>
        <w:tc>
          <w:tcPr>
            <w:tcW w:w="1127" w:type="dxa"/>
          </w:tcPr>
          <w:p w14:paraId="61147B6D" w14:textId="715378E2"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F1-score (0)</w:t>
            </w:r>
          </w:p>
        </w:tc>
        <w:tc>
          <w:tcPr>
            <w:tcW w:w="1127" w:type="dxa"/>
          </w:tcPr>
          <w:p w14:paraId="69D000FA" w14:textId="2A516E70"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F1-score (1)</w:t>
            </w:r>
          </w:p>
        </w:tc>
        <w:tc>
          <w:tcPr>
            <w:tcW w:w="1127" w:type="dxa"/>
          </w:tcPr>
          <w:p w14:paraId="6BC264BD" w14:textId="6E101A93" w:rsidR="004A4754" w:rsidRPr="003D422A" w:rsidRDefault="004A4754"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Accuracy</w:t>
            </w:r>
          </w:p>
        </w:tc>
      </w:tr>
      <w:tr w:rsidR="004A4754" w:rsidRPr="003D422A" w14:paraId="6FB9C464" w14:textId="77777777" w:rsidTr="004A4754">
        <w:tc>
          <w:tcPr>
            <w:tcW w:w="1127" w:type="dxa"/>
          </w:tcPr>
          <w:p w14:paraId="53C08169" w14:textId="0E4AAD84"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Logistic Regression</w:t>
            </w:r>
          </w:p>
        </w:tc>
        <w:tc>
          <w:tcPr>
            <w:tcW w:w="1127" w:type="dxa"/>
          </w:tcPr>
          <w:p w14:paraId="1B318CFC" w14:textId="39ABC94B"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0.92</w:t>
            </w:r>
          </w:p>
        </w:tc>
        <w:tc>
          <w:tcPr>
            <w:tcW w:w="1127" w:type="dxa"/>
          </w:tcPr>
          <w:p w14:paraId="56FA7257" w14:textId="3EDAEB0E"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0.48</w:t>
            </w:r>
          </w:p>
        </w:tc>
        <w:tc>
          <w:tcPr>
            <w:tcW w:w="1127" w:type="dxa"/>
          </w:tcPr>
          <w:p w14:paraId="610168CB" w14:textId="66C5C9F2"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0.73</w:t>
            </w:r>
          </w:p>
        </w:tc>
        <w:tc>
          <w:tcPr>
            <w:tcW w:w="1127" w:type="dxa"/>
          </w:tcPr>
          <w:p w14:paraId="0E1E10E3" w14:textId="3F962D68"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0.79</w:t>
            </w:r>
          </w:p>
        </w:tc>
        <w:tc>
          <w:tcPr>
            <w:tcW w:w="1127" w:type="dxa"/>
          </w:tcPr>
          <w:p w14:paraId="327A7F7A" w14:textId="5F9AC445"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c>
          <w:tcPr>
            <w:tcW w:w="1127" w:type="dxa"/>
          </w:tcPr>
          <w:p w14:paraId="207928D7" w14:textId="20953D34"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127" w:type="dxa"/>
          </w:tcPr>
          <w:p w14:paraId="63207873" w14:textId="45501020"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0.75</w:t>
            </w:r>
          </w:p>
        </w:tc>
      </w:tr>
      <w:tr w:rsidR="004A4754" w:rsidRPr="003D422A" w14:paraId="7444C28C" w14:textId="77777777" w:rsidTr="004A4754">
        <w:tc>
          <w:tcPr>
            <w:tcW w:w="1127" w:type="dxa"/>
          </w:tcPr>
          <w:p w14:paraId="44B030C1" w14:textId="1C6D4DEE"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Decision Tree</w:t>
            </w:r>
          </w:p>
        </w:tc>
        <w:tc>
          <w:tcPr>
            <w:tcW w:w="1127" w:type="dxa"/>
          </w:tcPr>
          <w:p w14:paraId="364B42D7" w14:textId="3EDE1A2F"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0.87</w:t>
            </w:r>
          </w:p>
        </w:tc>
        <w:tc>
          <w:tcPr>
            <w:tcW w:w="1127" w:type="dxa"/>
          </w:tcPr>
          <w:p w14:paraId="00500D13" w14:textId="29CF7888"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0.52</w:t>
            </w:r>
          </w:p>
        </w:tc>
        <w:tc>
          <w:tcPr>
            <w:tcW w:w="1127" w:type="dxa"/>
          </w:tcPr>
          <w:p w14:paraId="1A1232A6" w14:textId="17B28ABD"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0.83</w:t>
            </w:r>
          </w:p>
        </w:tc>
        <w:tc>
          <w:tcPr>
            <w:tcW w:w="1127" w:type="dxa"/>
          </w:tcPr>
          <w:p w14:paraId="472DCC3E" w14:textId="6D41E14C"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127" w:type="dxa"/>
          </w:tcPr>
          <w:p w14:paraId="430148BC" w14:textId="26DDC681"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0.85</w:t>
            </w:r>
          </w:p>
        </w:tc>
        <w:tc>
          <w:tcPr>
            <w:tcW w:w="1127" w:type="dxa"/>
          </w:tcPr>
          <w:p w14:paraId="23503B07" w14:textId="5195EF14"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0.56</w:t>
            </w:r>
          </w:p>
        </w:tc>
        <w:tc>
          <w:tcPr>
            <w:tcW w:w="1127" w:type="dxa"/>
          </w:tcPr>
          <w:p w14:paraId="57F53024" w14:textId="25DD2413" w:rsidR="004A4754" w:rsidRPr="003D422A" w:rsidRDefault="0018218E"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0.77</w:t>
            </w:r>
          </w:p>
        </w:tc>
      </w:tr>
      <w:tr w:rsidR="004A4754" w:rsidRPr="003D422A" w14:paraId="75D549B8" w14:textId="77777777" w:rsidTr="004A4754">
        <w:tc>
          <w:tcPr>
            <w:tcW w:w="1127" w:type="dxa"/>
          </w:tcPr>
          <w:p w14:paraId="0CE85D2A" w14:textId="6F799C6D"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Random Forest</w:t>
            </w:r>
          </w:p>
        </w:tc>
        <w:tc>
          <w:tcPr>
            <w:tcW w:w="1127" w:type="dxa"/>
          </w:tcPr>
          <w:p w14:paraId="494AC1BD" w14:textId="5CB1337D"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0.89</w:t>
            </w:r>
          </w:p>
        </w:tc>
        <w:tc>
          <w:tcPr>
            <w:tcW w:w="1127" w:type="dxa"/>
          </w:tcPr>
          <w:p w14:paraId="53F75350" w14:textId="3CB52608"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127" w:type="dxa"/>
          </w:tcPr>
          <w:p w14:paraId="5244143B" w14:textId="4B0A26A8"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0.86</w:t>
            </w:r>
          </w:p>
        </w:tc>
        <w:tc>
          <w:tcPr>
            <w:tcW w:w="1127" w:type="dxa"/>
          </w:tcPr>
          <w:p w14:paraId="18C8F20E" w14:textId="770A8E38"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0.67</w:t>
            </w:r>
          </w:p>
        </w:tc>
        <w:tc>
          <w:tcPr>
            <w:tcW w:w="1127" w:type="dxa"/>
          </w:tcPr>
          <w:p w14:paraId="6FFAB5A9" w14:textId="7B7B7C92"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127" w:type="dxa"/>
          </w:tcPr>
          <w:p w14:paraId="0018058A" w14:textId="1B94D00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0.63</w:t>
            </w:r>
          </w:p>
        </w:tc>
        <w:tc>
          <w:tcPr>
            <w:tcW w:w="1127" w:type="dxa"/>
          </w:tcPr>
          <w:p w14:paraId="34993D66" w14:textId="3058DA92"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r>
      <w:tr w:rsidR="004A4754" w:rsidRPr="003D422A" w14:paraId="25ECC3A6" w14:textId="77777777" w:rsidTr="004A4754">
        <w:tc>
          <w:tcPr>
            <w:tcW w:w="1127" w:type="dxa"/>
          </w:tcPr>
          <w:p w14:paraId="127A1341" w14:textId="555F9909"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Naïve Bayes</w:t>
            </w:r>
          </w:p>
        </w:tc>
        <w:tc>
          <w:tcPr>
            <w:tcW w:w="1127" w:type="dxa"/>
          </w:tcPr>
          <w:p w14:paraId="70415E61" w14:textId="1C25CBFC"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0.92</w:t>
            </w:r>
          </w:p>
        </w:tc>
        <w:tc>
          <w:tcPr>
            <w:tcW w:w="1127" w:type="dxa"/>
          </w:tcPr>
          <w:p w14:paraId="16CEB12B" w14:textId="2ED62F9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0.49</w:t>
            </w:r>
          </w:p>
        </w:tc>
        <w:tc>
          <w:tcPr>
            <w:tcW w:w="1127" w:type="dxa"/>
          </w:tcPr>
          <w:p w14:paraId="126F70E7" w14:textId="7D30D746"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0.74</w:t>
            </w:r>
          </w:p>
        </w:tc>
        <w:tc>
          <w:tcPr>
            <w:tcW w:w="1127" w:type="dxa"/>
          </w:tcPr>
          <w:p w14:paraId="584AFCD2" w14:textId="1D7CF69A"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0.80</w:t>
            </w:r>
          </w:p>
        </w:tc>
        <w:tc>
          <w:tcPr>
            <w:tcW w:w="1127" w:type="dxa"/>
          </w:tcPr>
          <w:p w14:paraId="4FD1F940" w14:textId="4E5EBD9F"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c>
          <w:tcPr>
            <w:tcW w:w="1127" w:type="dxa"/>
          </w:tcPr>
          <w:p w14:paraId="4553FAD8" w14:textId="437BE793"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0.61</w:t>
            </w:r>
          </w:p>
        </w:tc>
        <w:tc>
          <w:tcPr>
            <w:tcW w:w="1127" w:type="dxa"/>
          </w:tcPr>
          <w:p w14:paraId="41CB0E34" w14:textId="49B6A4F6"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0.76</w:t>
            </w:r>
          </w:p>
        </w:tc>
      </w:tr>
      <w:tr w:rsidR="004A4754" w:rsidRPr="003D422A" w14:paraId="220C766E" w14:textId="77777777" w:rsidTr="004A4754">
        <w:tc>
          <w:tcPr>
            <w:tcW w:w="1127" w:type="dxa"/>
          </w:tcPr>
          <w:p w14:paraId="071A7A38" w14:textId="77A273E8" w:rsidR="004A4754" w:rsidRPr="003D422A" w:rsidRDefault="00DC75AF" w:rsidP="008E2F3B">
            <w:pPr>
              <w:spacing w:before="252"/>
              <w:rPr>
                <w:rFonts w:ascii="Arial" w:eastAsia="Times New Roman" w:hAnsi="Arial" w:cs="Arial"/>
                <w:b/>
                <w:bCs/>
                <w:color w:val="222222"/>
                <w:sz w:val="20"/>
                <w:szCs w:val="20"/>
                <w:lang w:eastAsia="en-IN"/>
              </w:rPr>
            </w:pPr>
            <w:r w:rsidRPr="003D422A">
              <w:rPr>
                <w:rFonts w:ascii="Arial" w:eastAsia="Times New Roman" w:hAnsi="Arial" w:cs="Arial"/>
                <w:b/>
                <w:bCs/>
                <w:color w:val="222222"/>
                <w:sz w:val="20"/>
                <w:szCs w:val="20"/>
                <w:lang w:eastAsia="en-IN"/>
              </w:rPr>
              <w:t>SVM</w:t>
            </w:r>
          </w:p>
        </w:tc>
        <w:tc>
          <w:tcPr>
            <w:tcW w:w="1127" w:type="dxa"/>
          </w:tcPr>
          <w:p w14:paraId="1DCF71B0" w14:textId="2C2E14D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0.83</w:t>
            </w:r>
          </w:p>
        </w:tc>
        <w:tc>
          <w:tcPr>
            <w:tcW w:w="1127" w:type="dxa"/>
          </w:tcPr>
          <w:p w14:paraId="3A494162" w14:textId="5B64764C"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0.67</w:t>
            </w:r>
          </w:p>
        </w:tc>
        <w:tc>
          <w:tcPr>
            <w:tcW w:w="1127" w:type="dxa"/>
          </w:tcPr>
          <w:p w14:paraId="275E1B47" w14:textId="01755A74"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0.94</w:t>
            </w:r>
          </w:p>
        </w:tc>
        <w:tc>
          <w:tcPr>
            <w:tcW w:w="1127" w:type="dxa"/>
          </w:tcPr>
          <w:p w14:paraId="604941FE" w14:textId="46CBC5CC"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0.36</w:t>
            </w:r>
          </w:p>
        </w:tc>
        <w:tc>
          <w:tcPr>
            <w:tcW w:w="1127" w:type="dxa"/>
          </w:tcPr>
          <w:p w14:paraId="757586E2" w14:textId="37AC8E31"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127" w:type="dxa"/>
          </w:tcPr>
          <w:p w14:paraId="38C49599" w14:textId="3DEFC7D0"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0.47</w:t>
            </w:r>
          </w:p>
        </w:tc>
        <w:tc>
          <w:tcPr>
            <w:tcW w:w="1127" w:type="dxa"/>
          </w:tcPr>
          <w:p w14:paraId="68ABCE0B" w14:textId="4E462AE7" w:rsidR="004A4754" w:rsidRPr="003D422A" w:rsidRDefault="00DC75AF" w:rsidP="008E2F3B">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0.81</w:t>
            </w:r>
          </w:p>
        </w:tc>
      </w:tr>
    </w:tbl>
    <w:p w14:paraId="1EFFEB65" w14:textId="77777777" w:rsidR="00A129DE" w:rsidRDefault="00417C0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should keep in mind that we should compare all parameters for both 0 &amp; 1. If we observe the above table carefully, </w:t>
      </w:r>
      <w:r w:rsidR="00F43182" w:rsidRPr="003D422A">
        <w:rPr>
          <w:rFonts w:ascii="Arial" w:eastAsia="Times New Roman" w:hAnsi="Arial" w:cs="Arial"/>
          <w:color w:val="222222"/>
          <w:sz w:val="20"/>
          <w:szCs w:val="20"/>
          <w:lang w:eastAsia="en-IN"/>
        </w:rPr>
        <w:t>we</w:t>
      </w:r>
      <w:r w:rsidRPr="003D422A">
        <w:rPr>
          <w:rFonts w:ascii="Arial" w:eastAsia="Times New Roman" w:hAnsi="Arial" w:cs="Arial"/>
          <w:color w:val="222222"/>
          <w:sz w:val="20"/>
          <w:szCs w:val="20"/>
          <w:lang w:eastAsia="en-IN"/>
        </w:rPr>
        <w:t xml:space="preserve"> can see that Random Forest model is performing </w:t>
      </w:r>
      <w:r w:rsidR="008A5732">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best by keeping both 0 &amp; 1 parameters into consideration.</w:t>
      </w:r>
    </w:p>
    <w:p w14:paraId="32660C29" w14:textId="20BBA497" w:rsidR="00A129DE" w:rsidRDefault="00A129DE"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Let’s Cross Validate the score by performing Cross Validation:</w:t>
      </w:r>
    </w:p>
    <w:p w14:paraId="59A5FCDC" w14:textId="14F19AC2" w:rsidR="00A129DE" w:rsidRDefault="00A129DE" w:rsidP="008E2F3B">
      <w:pPr>
        <w:shd w:val="clear" w:color="auto" w:fill="FFFFFF"/>
        <w:spacing w:before="252" w:line="240" w:lineRule="auto"/>
        <w:rPr>
          <w:rFonts w:ascii="Arial" w:eastAsia="Times New Roman" w:hAnsi="Arial" w:cs="Arial"/>
          <w:color w:val="222222"/>
          <w:sz w:val="20"/>
          <w:szCs w:val="20"/>
          <w:lang w:eastAsia="en-IN"/>
        </w:rPr>
      </w:pPr>
      <w:r>
        <w:rPr>
          <w:noProof/>
        </w:rPr>
        <w:drawing>
          <wp:inline distT="0" distB="0" distL="0" distR="0" wp14:anchorId="346DEFA5" wp14:editId="09C991F8">
            <wp:extent cx="5731510" cy="46234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623435"/>
                    </a:xfrm>
                    <a:prstGeom prst="rect">
                      <a:avLst/>
                    </a:prstGeom>
                  </pic:spPr>
                </pic:pic>
              </a:graphicData>
            </a:graphic>
          </wp:inline>
        </w:drawing>
      </w:r>
    </w:p>
    <w:p w14:paraId="13CAB8C8" w14:textId="021E8DB0" w:rsidR="00A129DE" w:rsidRDefault="00A129DE"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We have calculated the score by subtracting accuracy from the cross-validation score. As we can observe that Random Forest is having 0 difference and have highest accuracy. It is the best performing algorithm for this dataset.</w:t>
      </w:r>
    </w:p>
    <w:p w14:paraId="41FBAE97" w14:textId="692E393B" w:rsidR="004A4754" w:rsidRPr="003D422A" w:rsidRDefault="00417C00"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Hence</w:t>
      </w:r>
      <w:r w:rsidR="008A573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let’s </w:t>
      </w:r>
      <w:r w:rsidR="0015467C" w:rsidRPr="003D422A">
        <w:rPr>
          <w:rFonts w:ascii="Arial" w:eastAsia="Times New Roman" w:hAnsi="Arial" w:cs="Arial"/>
          <w:color w:val="222222"/>
          <w:sz w:val="20"/>
          <w:szCs w:val="20"/>
          <w:lang w:eastAsia="en-IN"/>
        </w:rPr>
        <w:t>Hyper tune</w:t>
      </w:r>
      <w:r w:rsidRPr="003D422A">
        <w:rPr>
          <w:rFonts w:ascii="Arial" w:eastAsia="Times New Roman" w:hAnsi="Arial" w:cs="Arial"/>
          <w:color w:val="222222"/>
          <w:sz w:val="20"/>
          <w:szCs w:val="20"/>
          <w:lang w:eastAsia="en-IN"/>
        </w:rPr>
        <w:t xml:space="preserve"> the Random Forest model further</w:t>
      </w:r>
      <w:r w:rsidR="008A5732">
        <w:rPr>
          <w:rFonts w:ascii="Arial" w:eastAsia="Times New Roman" w:hAnsi="Arial" w:cs="Arial"/>
          <w:color w:val="222222"/>
          <w:sz w:val="20"/>
          <w:szCs w:val="20"/>
          <w:lang w:eastAsia="en-IN"/>
        </w:rPr>
        <w:t>.</w:t>
      </w:r>
    </w:p>
    <w:p w14:paraId="22F49C8B" w14:textId="50B95FF2" w:rsidR="00417C00"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will use </w:t>
      </w:r>
      <w:r w:rsidR="00F43182">
        <w:rPr>
          <w:rFonts w:ascii="Arial" w:eastAsia="Times New Roman" w:hAnsi="Arial" w:cs="Arial"/>
          <w:color w:val="222222"/>
          <w:sz w:val="20"/>
          <w:szCs w:val="20"/>
          <w:lang w:eastAsia="en-IN"/>
        </w:rPr>
        <w:t>‘</w:t>
      </w:r>
      <w:proofErr w:type="spellStart"/>
      <w:r w:rsidRPr="003D422A">
        <w:rPr>
          <w:rFonts w:ascii="Arial" w:eastAsia="Times New Roman" w:hAnsi="Arial" w:cs="Arial"/>
          <w:color w:val="222222"/>
          <w:sz w:val="20"/>
          <w:szCs w:val="20"/>
          <w:lang w:eastAsia="en-IN"/>
        </w:rPr>
        <w:t>GridSearchCV</w:t>
      </w:r>
      <w:proofErr w:type="spellEnd"/>
      <w:r w:rsidR="00F4318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t>
      </w:r>
      <w:r w:rsidR="00F43182">
        <w:rPr>
          <w:rFonts w:ascii="Arial" w:eastAsia="Times New Roman" w:hAnsi="Arial" w:cs="Arial"/>
          <w:color w:val="222222"/>
          <w:sz w:val="20"/>
          <w:szCs w:val="20"/>
          <w:lang w:eastAsia="en-IN"/>
        </w:rPr>
        <w:t>from ‘</w:t>
      </w:r>
      <w:proofErr w:type="spellStart"/>
      <w:r w:rsidR="00F43182">
        <w:rPr>
          <w:rFonts w:ascii="Arial" w:eastAsia="Times New Roman" w:hAnsi="Arial" w:cs="Arial"/>
          <w:color w:val="222222"/>
          <w:sz w:val="20"/>
          <w:szCs w:val="20"/>
          <w:lang w:eastAsia="en-IN"/>
        </w:rPr>
        <w:t>sklearn</w:t>
      </w:r>
      <w:proofErr w:type="spellEnd"/>
      <w:r w:rsidR="00F43182">
        <w:rPr>
          <w:rFonts w:ascii="Arial" w:eastAsia="Times New Roman" w:hAnsi="Arial" w:cs="Arial"/>
          <w:color w:val="222222"/>
          <w:sz w:val="20"/>
          <w:szCs w:val="20"/>
          <w:lang w:eastAsia="en-IN"/>
        </w:rPr>
        <w:t xml:space="preserve">’ library </w:t>
      </w:r>
      <w:r w:rsidRPr="003D422A">
        <w:rPr>
          <w:rFonts w:ascii="Arial" w:eastAsia="Times New Roman" w:hAnsi="Arial" w:cs="Arial"/>
          <w:color w:val="222222"/>
          <w:sz w:val="20"/>
          <w:szCs w:val="20"/>
          <w:lang w:eastAsia="en-IN"/>
        </w:rPr>
        <w:t xml:space="preserve">for the </w:t>
      </w:r>
      <w:r w:rsidR="00F43182" w:rsidRPr="003D422A">
        <w:rPr>
          <w:rFonts w:ascii="Arial" w:eastAsia="Times New Roman" w:hAnsi="Arial" w:cs="Arial"/>
          <w:color w:val="222222"/>
          <w:sz w:val="20"/>
          <w:szCs w:val="20"/>
          <w:lang w:eastAsia="en-IN"/>
        </w:rPr>
        <w:t>Hyper tuning</w:t>
      </w:r>
      <w:r w:rsidRPr="003D422A">
        <w:rPr>
          <w:rFonts w:ascii="Arial" w:eastAsia="Times New Roman" w:hAnsi="Arial" w:cs="Arial"/>
          <w:color w:val="222222"/>
          <w:sz w:val="20"/>
          <w:szCs w:val="20"/>
          <w:lang w:eastAsia="en-IN"/>
        </w:rPr>
        <w:t xml:space="preserve">, </w:t>
      </w:r>
      <w:proofErr w:type="gramStart"/>
      <w:r w:rsidRPr="003D422A">
        <w:rPr>
          <w:rFonts w:ascii="Arial" w:eastAsia="Times New Roman" w:hAnsi="Arial" w:cs="Arial"/>
          <w:color w:val="222222"/>
          <w:sz w:val="20"/>
          <w:szCs w:val="20"/>
          <w:lang w:eastAsia="en-IN"/>
        </w:rPr>
        <w:t>It</w:t>
      </w:r>
      <w:proofErr w:type="gramEnd"/>
      <w:r w:rsidRPr="003D422A">
        <w:rPr>
          <w:rFonts w:ascii="Arial" w:eastAsia="Times New Roman" w:hAnsi="Arial" w:cs="Arial"/>
          <w:color w:val="222222"/>
          <w:sz w:val="20"/>
          <w:szCs w:val="20"/>
          <w:lang w:eastAsia="en-IN"/>
        </w:rPr>
        <w:t xml:space="preserve"> tries different combinations of the parameters that we will pass and check which parameter suits the model best:</w:t>
      </w:r>
    </w:p>
    <w:p w14:paraId="72A2B32F" w14:textId="426ACEAA" w:rsidR="00F43182" w:rsidRPr="003D422A" w:rsidRDefault="00F43182"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6551F143" w14:textId="7B5F0AFF"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62B725AE" wp14:editId="33C3D8C0">
            <wp:extent cx="5731510" cy="18154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15465"/>
                    </a:xfrm>
                    <a:prstGeom prst="rect">
                      <a:avLst/>
                    </a:prstGeom>
                  </pic:spPr>
                </pic:pic>
              </a:graphicData>
            </a:graphic>
          </wp:inline>
        </w:drawing>
      </w:r>
    </w:p>
    <w:p w14:paraId="0835E342" w14:textId="1E3AE7DE"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Now let’s check the best parameters for the model</w:t>
      </w:r>
      <w:r w:rsidR="00F43182">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w:t>
      </w:r>
    </w:p>
    <w:p w14:paraId="28738954" w14:textId="4F23AA2F"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4265FB64" wp14:editId="07E74A8D">
            <wp:extent cx="5731510" cy="5746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74675"/>
                    </a:xfrm>
                    <a:prstGeom prst="rect">
                      <a:avLst/>
                    </a:prstGeom>
                  </pic:spPr>
                </pic:pic>
              </a:graphicData>
            </a:graphic>
          </wp:inline>
        </w:drawing>
      </w:r>
    </w:p>
    <w:p w14:paraId="2644B84C" w14:textId="5E6AEFAA" w:rsidR="0015467C"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have the best parameters now, let</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s build our final model </w:t>
      </w:r>
      <w:r w:rsidR="00F43182" w:rsidRPr="003D422A">
        <w:rPr>
          <w:rFonts w:ascii="Arial" w:eastAsia="Times New Roman" w:hAnsi="Arial" w:cs="Arial"/>
          <w:color w:val="222222"/>
          <w:sz w:val="20"/>
          <w:szCs w:val="20"/>
          <w:lang w:eastAsia="en-IN"/>
        </w:rPr>
        <w:t>i.e.</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Random Forest model using these parameters</w:t>
      </w:r>
      <w:r w:rsidR="00F43182">
        <w:rPr>
          <w:rFonts w:ascii="Arial" w:eastAsia="Times New Roman" w:hAnsi="Arial" w:cs="Arial"/>
          <w:color w:val="222222"/>
          <w:sz w:val="20"/>
          <w:szCs w:val="20"/>
          <w:lang w:eastAsia="en-IN"/>
        </w:rPr>
        <w:t>:</w:t>
      </w:r>
    </w:p>
    <w:p w14:paraId="0F0D7FCB" w14:textId="73B552B6" w:rsidR="00F43182" w:rsidRPr="003D422A" w:rsidRDefault="00F43182"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Code:</w:t>
      </w:r>
    </w:p>
    <w:p w14:paraId="5E1F5E2F" w14:textId="2BED8520"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3B27C250" wp14:editId="1649E547">
            <wp:extent cx="5731510" cy="13157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15720"/>
                    </a:xfrm>
                    <a:prstGeom prst="rect">
                      <a:avLst/>
                    </a:prstGeom>
                  </pic:spPr>
                </pic:pic>
              </a:graphicData>
            </a:graphic>
          </wp:inline>
        </w:drawing>
      </w:r>
    </w:p>
    <w:p w14:paraId="5A4A6C9B" w14:textId="37DA2993" w:rsidR="004A4754" w:rsidRPr="002272C5"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Let’s compare the old model values and values of the model after </w:t>
      </w:r>
      <w:r w:rsidR="00F43182" w:rsidRPr="003D422A">
        <w:rPr>
          <w:rFonts w:ascii="Arial" w:eastAsia="Times New Roman" w:hAnsi="Arial" w:cs="Arial"/>
          <w:color w:val="222222"/>
          <w:sz w:val="20"/>
          <w:szCs w:val="20"/>
          <w:lang w:eastAsia="en-IN"/>
        </w:rPr>
        <w:t>hyper tuning</w:t>
      </w:r>
    </w:p>
    <w:tbl>
      <w:tblPr>
        <w:tblStyle w:val="TableGrid"/>
        <w:tblW w:w="0" w:type="auto"/>
        <w:tblLook w:val="04A0" w:firstRow="1" w:lastRow="0" w:firstColumn="1" w:lastColumn="0" w:noHBand="0" w:noVBand="1"/>
      </w:tblPr>
      <w:tblGrid>
        <w:gridCol w:w="1353"/>
        <w:gridCol w:w="1207"/>
        <w:gridCol w:w="1207"/>
        <w:gridCol w:w="1037"/>
        <w:gridCol w:w="1037"/>
        <w:gridCol w:w="1029"/>
        <w:gridCol w:w="1029"/>
        <w:gridCol w:w="1117"/>
      </w:tblGrid>
      <w:tr w:rsidR="0015467C" w:rsidRPr="003D422A" w14:paraId="7A3B5859" w14:textId="77777777" w:rsidTr="0015467C">
        <w:tc>
          <w:tcPr>
            <w:tcW w:w="1383" w:type="dxa"/>
          </w:tcPr>
          <w:p w14:paraId="1DAD70F2" w14:textId="4F2B25A4"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Random Forest</w:t>
            </w:r>
          </w:p>
        </w:tc>
        <w:tc>
          <w:tcPr>
            <w:tcW w:w="1149" w:type="dxa"/>
          </w:tcPr>
          <w:p w14:paraId="21D2B148" w14:textId="2346A676"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(0)</w:t>
            </w:r>
          </w:p>
        </w:tc>
        <w:tc>
          <w:tcPr>
            <w:tcW w:w="1149" w:type="dxa"/>
          </w:tcPr>
          <w:p w14:paraId="2AE7E7EE" w14:textId="686CC0AD"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Precision (1)</w:t>
            </w:r>
          </w:p>
        </w:tc>
        <w:tc>
          <w:tcPr>
            <w:tcW w:w="1064" w:type="dxa"/>
          </w:tcPr>
          <w:p w14:paraId="1DB967F6" w14:textId="2F289573"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Recall (0)</w:t>
            </w:r>
          </w:p>
        </w:tc>
        <w:tc>
          <w:tcPr>
            <w:tcW w:w="1064" w:type="dxa"/>
          </w:tcPr>
          <w:p w14:paraId="6CD5FB51" w14:textId="42FA2622"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Recall (1)</w:t>
            </w:r>
          </w:p>
        </w:tc>
        <w:tc>
          <w:tcPr>
            <w:tcW w:w="1061" w:type="dxa"/>
          </w:tcPr>
          <w:p w14:paraId="6817400B" w14:textId="1195B986"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F1-score (0)</w:t>
            </w:r>
          </w:p>
        </w:tc>
        <w:tc>
          <w:tcPr>
            <w:tcW w:w="1061" w:type="dxa"/>
          </w:tcPr>
          <w:p w14:paraId="5F00DC4E" w14:textId="37FB14FC"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F1-score (1)</w:t>
            </w:r>
          </w:p>
        </w:tc>
        <w:tc>
          <w:tcPr>
            <w:tcW w:w="1085" w:type="dxa"/>
          </w:tcPr>
          <w:p w14:paraId="3F109545" w14:textId="3660D014"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sz w:val="20"/>
                <w:szCs w:val="20"/>
                <w:lang w:eastAsia="en-IN"/>
              </w:rPr>
              <w:t>Accuracy</w:t>
            </w:r>
          </w:p>
        </w:tc>
      </w:tr>
      <w:tr w:rsidR="0015467C" w:rsidRPr="003D422A" w14:paraId="2ACC2DBD" w14:textId="77777777" w:rsidTr="0015467C">
        <w:tc>
          <w:tcPr>
            <w:tcW w:w="1383" w:type="dxa"/>
          </w:tcPr>
          <w:p w14:paraId="51B937D5" w14:textId="7AEE5038"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Before</w:t>
            </w:r>
          </w:p>
        </w:tc>
        <w:tc>
          <w:tcPr>
            <w:tcW w:w="1149" w:type="dxa"/>
          </w:tcPr>
          <w:p w14:paraId="499FB6A0" w14:textId="78D1C0A1"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0.89</w:t>
            </w:r>
          </w:p>
        </w:tc>
        <w:tc>
          <w:tcPr>
            <w:tcW w:w="1149" w:type="dxa"/>
          </w:tcPr>
          <w:p w14:paraId="0F2E0693" w14:textId="21D7E244"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064" w:type="dxa"/>
          </w:tcPr>
          <w:p w14:paraId="73BEDED6" w14:textId="72101541"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0.86</w:t>
            </w:r>
          </w:p>
        </w:tc>
        <w:tc>
          <w:tcPr>
            <w:tcW w:w="1064" w:type="dxa"/>
          </w:tcPr>
          <w:p w14:paraId="7C77A2BD" w14:textId="6E0C548C"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0.67</w:t>
            </w:r>
          </w:p>
        </w:tc>
        <w:tc>
          <w:tcPr>
            <w:tcW w:w="1061" w:type="dxa"/>
          </w:tcPr>
          <w:p w14:paraId="14AB1530" w14:textId="6A147B76"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061" w:type="dxa"/>
          </w:tcPr>
          <w:p w14:paraId="025894E7" w14:textId="2ED160C5"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0.63</w:t>
            </w:r>
          </w:p>
        </w:tc>
        <w:tc>
          <w:tcPr>
            <w:tcW w:w="1085" w:type="dxa"/>
          </w:tcPr>
          <w:p w14:paraId="1B5519D1" w14:textId="317A258E"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r>
      <w:tr w:rsidR="0015467C" w:rsidRPr="003D422A" w14:paraId="42356B2E" w14:textId="77777777" w:rsidTr="0015467C">
        <w:tc>
          <w:tcPr>
            <w:tcW w:w="1383" w:type="dxa"/>
          </w:tcPr>
          <w:p w14:paraId="760368B9" w14:textId="012DA807" w:rsidR="0015467C" w:rsidRPr="003D422A" w:rsidRDefault="0015467C" w:rsidP="0015467C">
            <w:pPr>
              <w:spacing w:before="252"/>
              <w:rPr>
                <w:rFonts w:ascii="Arial" w:eastAsia="Times New Roman" w:hAnsi="Arial" w:cs="Arial"/>
                <w:b/>
                <w:bCs/>
                <w:color w:val="222222"/>
                <w:sz w:val="32"/>
                <w:szCs w:val="32"/>
                <w:lang w:eastAsia="en-IN"/>
              </w:rPr>
            </w:pPr>
            <w:r w:rsidRPr="003D422A">
              <w:rPr>
                <w:rFonts w:ascii="Arial" w:eastAsia="Times New Roman" w:hAnsi="Arial" w:cs="Arial"/>
                <w:b/>
                <w:bCs/>
                <w:color w:val="222222"/>
                <w:lang w:eastAsia="en-IN"/>
              </w:rPr>
              <w:t>After</w:t>
            </w:r>
          </w:p>
        </w:tc>
        <w:tc>
          <w:tcPr>
            <w:tcW w:w="1149" w:type="dxa"/>
          </w:tcPr>
          <w:p w14:paraId="7BD582D4" w14:textId="7FF9A2AC"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091</w:t>
            </w:r>
          </w:p>
        </w:tc>
        <w:tc>
          <w:tcPr>
            <w:tcW w:w="1149" w:type="dxa"/>
          </w:tcPr>
          <w:p w14:paraId="49090882" w14:textId="32F54240"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0.60</w:t>
            </w:r>
          </w:p>
        </w:tc>
        <w:tc>
          <w:tcPr>
            <w:tcW w:w="1064" w:type="dxa"/>
          </w:tcPr>
          <w:p w14:paraId="7A98490D" w14:textId="6AC4DF3B"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0.85</w:t>
            </w:r>
          </w:p>
        </w:tc>
        <w:tc>
          <w:tcPr>
            <w:tcW w:w="1064" w:type="dxa"/>
          </w:tcPr>
          <w:p w14:paraId="3F377228" w14:textId="1A9E8513"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0.72</w:t>
            </w:r>
          </w:p>
        </w:tc>
        <w:tc>
          <w:tcPr>
            <w:tcW w:w="1061" w:type="dxa"/>
          </w:tcPr>
          <w:p w14:paraId="4D233AE1" w14:textId="31E28B29"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0.88</w:t>
            </w:r>
          </w:p>
        </w:tc>
        <w:tc>
          <w:tcPr>
            <w:tcW w:w="1061" w:type="dxa"/>
          </w:tcPr>
          <w:p w14:paraId="5B96951D" w14:textId="115ACE99"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0.66</w:t>
            </w:r>
          </w:p>
        </w:tc>
        <w:tc>
          <w:tcPr>
            <w:tcW w:w="1085" w:type="dxa"/>
          </w:tcPr>
          <w:p w14:paraId="3AE36F66" w14:textId="6ADC03AA" w:rsidR="0015467C" w:rsidRPr="003D422A" w:rsidRDefault="0015467C" w:rsidP="0015467C">
            <w:pPr>
              <w:spacing w:before="252"/>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0.82</w:t>
            </w:r>
          </w:p>
        </w:tc>
      </w:tr>
    </w:tbl>
    <w:p w14:paraId="3D5347D6" w14:textId="07655208" w:rsidR="004A4754"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We can observe that precision for 0 ha</w:t>
      </w:r>
      <w:r w:rsidR="008F2EAF">
        <w:rPr>
          <w:rFonts w:ascii="Arial" w:eastAsia="Times New Roman" w:hAnsi="Arial" w:cs="Arial"/>
          <w:color w:val="222222"/>
          <w:sz w:val="20"/>
          <w:szCs w:val="20"/>
          <w:lang w:eastAsia="en-IN"/>
        </w:rPr>
        <w:t>s</w:t>
      </w:r>
      <w:r w:rsidRPr="003D422A">
        <w:rPr>
          <w:rFonts w:ascii="Arial" w:eastAsia="Times New Roman" w:hAnsi="Arial" w:cs="Arial"/>
          <w:color w:val="222222"/>
          <w:sz w:val="20"/>
          <w:szCs w:val="20"/>
          <w:lang w:eastAsia="en-IN"/>
        </w:rPr>
        <w:t xml:space="preserve"> increased as well as</w:t>
      </w:r>
      <w:r w:rsidR="008F2EAF">
        <w:rPr>
          <w:rFonts w:ascii="Arial" w:eastAsia="Times New Roman" w:hAnsi="Arial" w:cs="Arial"/>
          <w:color w:val="222222"/>
          <w:sz w:val="20"/>
          <w:szCs w:val="20"/>
          <w:lang w:eastAsia="en-IN"/>
        </w:rPr>
        <w:t>, recall</w:t>
      </w:r>
      <w:r w:rsidRPr="003D422A">
        <w:rPr>
          <w:rFonts w:ascii="Arial" w:eastAsia="Times New Roman" w:hAnsi="Arial" w:cs="Arial"/>
          <w:color w:val="222222"/>
          <w:sz w:val="20"/>
          <w:szCs w:val="20"/>
          <w:lang w:eastAsia="en-IN"/>
        </w:rPr>
        <w:t xml:space="preserve"> for 1 h</w:t>
      </w:r>
      <w:r w:rsidR="008F2EAF">
        <w:rPr>
          <w:rFonts w:ascii="Arial" w:eastAsia="Times New Roman" w:hAnsi="Arial" w:cs="Arial"/>
          <w:color w:val="222222"/>
          <w:sz w:val="20"/>
          <w:szCs w:val="20"/>
          <w:lang w:eastAsia="en-IN"/>
        </w:rPr>
        <w:t>as</w:t>
      </w:r>
      <w:r w:rsidRPr="003D422A">
        <w:rPr>
          <w:rFonts w:ascii="Arial" w:eastAsia="Times New Roman" w:hAnsi="Arial" w:cs="Arial"/>
          <w:color w:val="222222"/>
          <w:sz w:val="20"/>
          <w:szCs w:val="20"/>
          <w:lang w:eastAsia="en-IN"/>
        </w:rPr>
        <w:t xml:space="preserve"> also increased.</w:t>
      </w:r>
    </w:p>
    <w:p w14:paraId="2FFF6F82" w14:textId="66606F2F" w:rsidR="00F43182"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lastRenderedPageBreak/>
        <w:t>Now</w:t>
      </w:r>
      <w:r w:rsidR="008F2EAF">
        <w:rPr>
          <w:rFonts w:ascii="Arial" w:eastAsia="Times New Roman" w:hAnsi="Arial" w:cs="Arial"/>
          <w:color w:val="222222"/>
          <w:sz w:val="20"/>
          <w:szCs w:val="20"/>
          <w:lang w:eastAsia="en-IN"/>
        </w:rPr>
        <w:t>,</w:t>
      </w:r>
      <w:r w:rsidRPr="003D422A">
        <w:rPr>
          <w:rFonts w:ascii="Arial" w:eastAsia="Times New Roman" w:hAnsi="Arial" w:cs="Arial"/>
          <w:color w:val="222222"/>
          <w:sz w:val="20"/>
          <w:szCs w:val="20"/>
          <w:lang w:eastAsia="en-IN"/>
        </w:rPr>
        <w:t xml:space="preserve"> the final check to confirm and conclude that Random Forest model is performing </w:t>
      </w:r>
      <w:r w:rsidR="008F2EAF">
        <w:rPr>
          <w:rFonts w:ascii="Arial" w:eastAsia="Times New Roman" w:hAnsi="Arial" w:cs="Arial"/>
          <w:color w:val="222222"/>
          <w:sz w:val="20"/>
          <w:szCs w:val="20"/>
          <w:lang w:eastAsia="en-IN"/>
        </w:rPr>
        <w:t xml:space="preserve">the </w:t>
      </w:r>
      <w:r w:rsidRPr="003D422A">
        <w:rPr>
          <w:rFonts w:ascii="Arial" w:eastAsia="Times New Roman" w:hAnsi="Arial" w:cs="Arial"/>
          <w:color w:val="222222"/>
          <w:sz w:val="20"/>
          <w:szCs w:val="20"/>
          <w:lang w:eastAsia="en-IN"/>
        </w:rPr>
        <w:t xml:space="preserve">best is </w:t>
      </w:r>
      <w:r w:rsidR="00F43182">
        <w:rPr>
          <w:rFonts w:ascii="Arial" w:eastAsia="Times New Roman" w:hAnsi="Arial" w:cs="Arial"/>
          <w:color w:val="222222"/>
          <w:sz w:val="20"/>
          <w:szCs w:val="20"/>
          <w:lang w:eastAsia="en-IN"/>
        </w:rPr>
        <w:t xml:space="preserve">by plotting </w:t>
      </w:r>
      <w:r w:rsidRPr="003D422A">
        <w:rPr>
          <w:rFonts w:ascii="Arial" w:eastAsia="Times New Roman" w:hAnsi="Arial" w:cs="Arial"/>
          <w:color w:val="222222"/>
          <w:sz w:val="20"/>
          <w:szCs w:val="20"/>
          <w:lang w:eastAsia="en-IN"/>
        </w:rPr>
        <w:t>AUC-ROC curve</w:t>
      </w:r>
    </w:p>
    <w:p w14:paraId="4464FB89" w14:textId="5BFA64F2" w:rsidR="0015467C" w:rsidRPr="003D422A" w:rsidRDefault="0015467C"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Code:</w:t>
      </w:r>
    </w:p>
    <w:p w14:paraId="22021F6C" w14:textId="7E680C0A" w:rsidR="0015467C" w:rsidRPr="003D422A" w:rsidRDefault="00DE3E5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hAnsi="Arial" w:cs="Arial"/>
          <w:noProof/>
        </w:rPr>
        <w:drawing>
          <wp:inline distT="0" distB="0" distL="0" distR="0" wp14:anchorId="5FB16494" wp14:editId="242C0212">
            <wp:extent cx="5168900" cy="39244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8900" cy="3924493"/>
                    </a:xfrm>
                    <a:prstGeom prst="rect">
                      <a:avLst/>
                    </a:prstGeom>
                  </pic:spPr>
                </pic:pic>
              </a:graphicData>
            </a:graphic>
          </wp:inline>
        </w:drawing>
      </w:r>
    </w:p>
    <w:p w14:paraId="78A2E8A5" w14:textId="7E8C8A68" w:rsidR="00DE3E5B" w:rsidRPr="003D422A" w:rsidRDefault="00DE3E5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Output:</w:t>
      </w:r>
    </w:p>
    <w:p w14:paraId="55970476" w14:textId="44FBC6BE" w:rsidR="00B77A13" w:rsidRPr="003D422A" w:rsidRDefault="00B77A13" w:rsidP="008E2F3B">
      <w:pPr>
        <w:shd w:val="clear" w:color="auto" w:fill="FFFFFF"/>
        <w:spacing w:before="252" w:line="240" w:lineRule="auto"/>
        <w:rPr>
          <w:rFonts w:ascii="Arial" w:eastAsia="Times New Roman" w:hAnsi="Arial" w:cs="Arial"/>
          <w:b/>
          <w:bCs/>
          <w:color w:val="222222"/>
          <w:sz w:val="32"/>
          <w:szCs w:val="32"/>
          <w:lang w:eastAsia="en-IN"/>
        </w:rPr>
      </w:pPr>
      <w:r w:rsidRPr="003D422A">
        <w:rPr>
          <w:rFonts w:ascii="Arial" w:hAnsi="Arial" w:cs="Arial"/>
          <w:noProof/>
        </w:rPr>
        <w:drawing>
          <wp:inline distT="0" distB="0" distL="0" distR="0" wp14:anchorId="4C933E36" wp14:editId="3FA8142D">
            <wp:extent cx="5151120" cy="3564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7447" cy="3569269"/>
                    </a:xfrm>
                    <a:prstGeom prst="rect">
                      <a:avLst/>
                    </a:prstGeom>
                  </pic:spPr>
                </pic:pic>
              </a:graphicData>
            </a:graphic>
          </wp:inline>
        </w:drawing>
      </w:r>
    </w:p>
    <w:p w14:paraId="0F418264" w14:textId="2FDB5CE4" w:rsidR="009A7630" w:rsidRDefault="009A7630" w:rsidP="008E2F3B">
      <w:pPr>
        <w:shd w:val="clear" w:color="auto" w:fill="FFFFFF"/>
        <w:spacing w:before="252"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The AUC-ROC curve takes True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Positive Rate, True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Negative Rate, False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Positive</w:t>
      </w:r>
      <w:r w:rsidR="00303827">
        <w:rPr>
          <w:rFonts w:ascii="Arial" w:eastAsia="Times New Roman" w:hAnsi="Arial" w:cs="Arial"/>
          <w:color w:val="222222"/>
          <w:sz w:val="20"/>
          <w:szCs w:val="20"/>
          <w:lang w:eastAsia="en-IN"/>
        </w:rPr>
        <w:t xml:space="preserve"> Rate</w:t>
      </w:r>
      <w:r>
        <w:rPr>
          <w:rFonts w:ascii="Arial" w:eastAsia="Times New Roman" w:hAnsi="Arial" w:cs="Arial"/>
          <w:color w:val="222222"/>
          <w:sz w:val="20"/>
          <w:szCs w:val="20"/>
          <w:lang w:eastAsia="en-IN"/>
        </w:rPr>
        <w:t xml:space="preserve"> and False</w:t>
      </w:r>
      <w:r w:rsidR="008F2EAF">
        <w:rPr>
          <w:rFonts w:ascii="Arial" w:eastAsia="Times New Roman" w:hAnsi="Arial" w:cs="Arial"/>
          <w:color w:val="222222"/>
          <w:sz w:val="20"/>
          <w:szCs w:val="20"/>
          <w:lang w:eastAsia="en-IN"/>
        </w:rPr>
        <w:t>-</w:t>
      </w:r>
      <w:r>
        <w:rPr>
          <w:rFonts w:ascii="Arial" w:eastAsia="Times New Roman" w:hAnsi="Arial" w:cs="Arial"/>
          <w:color w:val="222222"/>
          <w:sz w:val="20"/>
          <w:szCs w:val="20"/>
          <w:lang w:eastAsia="en-IN"/>
        </w:rPr>
        <w:t xml:space="preserve">Negative </w:t>
      </w:r>
      <w:r w:rsidR="00303827">
        <w:rPr>
          <w:rFonts w:ascii="Arial" w:eastAsia="Times New Roman" w:hAnsi="Arial" w:cs="Arial"/>
          <w:color w:val="222222"/>
          <w:sz w:val="20"/>
          <w:szCs w:val="20"/>
          <w:lang w:eastAsia="en-IN"/>
        </w:rPr>
        <w:t xml:space="preserve">Rate </w:t>
      </w:r>
      <w:r>
        <w:rPr>
          <w:rFonts w:ascii="Arial" w:eastAsia="Times New Roman" w:hAnsi="Arial" w:cs="Arial"/>
          <w:color w:val="222222"/>
          <w:sz w:val="20"/>
          <w:szCs w:val="20"/>
          <w:lang w:eastAsia="en-IN"/>
        </w:rPr>
        <w:t>into the consideration</w:t>
      </w:r>
    </w:p>
    <w:p w14:paraId="0A043E78" w14:textId="3A6D1A8E" w:rsidR="00DE3E5B" w:rsidRPr="003D422A" w:rsidRDefault="00DE3E5B" w:rsidP="008E2F3B">
      <w:pPr>
        <w:shd w:val="clear" w:color="auto" w:fill="FFFFFF"/>
        <w:spacing w:before="252" w:line="240" w:lineRule="auto"/>
        <w:rPr>
          <w:rFonts w:ascii="Arial" w:eastAsia="Times New Roman" w:hAnsi="Arial" w:cs="Arial"/>
          <w:color w:val="222222"/>
          <w:sz w:val="20"/>
          <w:szCs w:val="20"/>
          <w:lang w:eastAsia="en-IN"/>
        </w:rPr>
      </w:pPr>
      <w:r w:rsidRPr="003D422A">
        <w:rPr>
          <w:rFonts w:ascii="Arial" w:eastAsia="Times New Roman" w:hAnsi="Arial" w:cs="Arial"/>
          <w:color w:val="222222"/>
          <w:sz w:val="20"/>
          <w:szCs w:val="20"/>
          <w:lang w:eastAsia="en-IN"/>
        </w:rPr>
        <w:t xml:space="preserve">We can see that </w:t>
      </w:r>
      <w:r w:rsidR="00E11200" w:rsidRPr="003D422A">
        <w:rPr>
          <w:rFonts w:ascii="Arial" w:eastAsia="Times New Roman" w:hAnsi="Arial" w:cs="Arial"/>
          <w:color w:val="222222"/>
          <w:sz w:val="20"/>
          <w:szCs w:val="20"/>
          <w:lang w:eastAsia="en-IN"/>
        </w:rPr>
        <w:t>AUC value for Random Forest is 0.883 which is the largest in our model</w:t>
      </w:r>
      <w:r w:rsidR="00303827">
        <w:rPr>
          <w:rFonts w:ascii="Arial" w:eastAsia="Times New Roman" w:hAnsi="Arial" w:cs="Arial"/>
          <w:color w:val="222222"/>
          <w:sz w:val="20"/>
          <w:szCs w:val="20"/>
          <w:lang w:eastAsia="en-IN"/>
        </w:rPr>
        <w:t>s</w:t>
      </w:r>
      <w:r w:rsidR="00E11200" w:rsidRPr="003D422A">
        <w:rPr>
          <w:rFonts w:ascii="Arial" w:eastAsia="Times New Roman" w:hAnsi="Arial" w:cs="Arial"/>
          <w:color w:val="222222"/>
          <w:sz w:val="20"/>
          <w:szCs w:val="20"/>
          <w:lang w:eastAsia="en-IN"/>
        </w:rPr>
        <w:t>. Hence</w:t>
      </w:r>
      <w:r w:rsidR="008F2EAF">
        <w:rPr>
          <w:rFonts w:ascii="Arial" w:eastAsia="Times New Roman" w:hAnsi="Arial" w:cs="Arial"/>
          <w:color w:val="222222"/>
          <w:sz w:val="20"/>
          <w:szCs w:val="20"/>
          <w:lang w:eastAsia="en-IN"/>
        </w:rPr>
        <w:t>,</w:t>
      </w:r>
      <w:r w:rsidR="00E11200" w:rsidRPr="003D422A">
        <w:rPr>
          <w:rFonts w:ascii="Arial" w:eastAsia="Times New Roman" w:hAnsi="Arial" w:cs="Arial"/>
          <w:color w:val="222222"/>
          <w:sz w:val="20"/>
          <w:szCs w:val="20"/>
          <w:lang w:eastAsia="en-IN"/>
        </w:rPr>
        <w:t xml:space="preserve"> Random Forest model is</w:t>
      </w:r>
      <w:r w:rsidR="008F2EAF">
        <w:rPr>
          <w:rFonts w:ascii="Arial" w:eastAsia="Times New Roman" w:hAnsi="Arial" w:cs="Arial"/>
          <w:color w:val="222222"/>
          <w:sz w:val="20"/>
          <w:szCs w:val="20"/>
          <w:lang w:eastAsia="en-IN"/>
        </w:rPr>
        <w:t xml:space="preserve"> the</w:t>
      </w:r>
      <w:r w:rsidR="00E11200" w:rsidRPr="003D422A">
        <w:rPr>
          <w:rFonts w:ascii="Arial" w:eastAsia="Times New Roman" w:hAnsi="Arial" w:cs="Arial"/>
          <w:color w:val="222222"/>
          <w:sz w:val="20"/>
          <w:szCs w:val="20"/>
          <w:lang w:eastAsia="en-IN"/>
        </w:rPr>
        <w:t xml:space="preserve"> best for making predictions on the available data set of Census income.</w:t>
      </w:r>
    </w:p>
    <w:p w14:paraId="48FAB499" w14:textId="77777777" w:rsidR="00B77A13" w:rsidRPr="003D422A" w:rsidRDefault="00B77A13" w:rsidP="008E2F3B">
      <w:pPr>
        <w:shd w:val="clear" w:color="auto" w:fill="FFFFFF"/>
        <w:spacing w:before="252" w:line="240" w:lineRule="auto"/>
        <w:rPr>
          <w:rFonts w:ascii="Arial" w:eastAsia="Times New Roman" w:hAnsi="Arial" w:cs="Arial"/>
          <w:b/>
          <w:bCs/>
          <w:color w:val="222222"/>
          <w:sz w:val="32"/>
          <w:szCs w:val="32"/>
          <w:lang w:eastAsia="en-IN"/>
        </w:rPr>
      </w:pPr>
    </w:p>
    <w:p w14:paraId="57A96283" w14:textId="34B89A73" w:rsidR="008E2F3B" w:rsidRPr="00113D22" w:rsidRDefault="008E2F3B" w:rsidP="008E2F3B">
      <w:pPr>
        <w:shd w:val="clear" w:color="auto" w:fill="FFFFFF"/>
        <w:spacing w:before="252" w:line="240" w:lineRule="auto"/>
        <w:rPr>
          <w:rFonts w:ascii="Arial" w:eastAsia="Times New Roman" w:hAnsi="Arial" w:cs="Arial"/>
          <w:b/>
          <w:bCs/>
          <w:color w:val="000000"/>
          <w:sz w:val="24"/>
          <w:szCs w:val="24"/>
          <w:u w:val="single"/>
          <w:lang w:eastAsia="en-IN"/>
        </w:rPr>
      </w:pPr>
      <w:r w:rsidRPr="00113D22">
        <w:rPr>
          <w:rFonts w:ascii="Arial" w:eastAsia="Times New Roman" w:hAnsi="Arial" w:cs="Arial"/>
          <w:b/>
          <w:bCs/>
          <w:color w:val="222222"/>
          <w:sz w:val="36"/>
          <w:szCs w:val="36"/>
          <w:u w:val="single"/>
          <w:lang w:eastAsia="en-IN"/>
        </w:rPr>
        <w:t>Concluding Remarks</w:t>
      </w:r>
    </w:p>
    <w:p w14:paraId="2673EA2B" w14:textId="6CDC57C1" w:rsidR="00F73438" w:rsidRDefault="00F73438">
      <w:pPr>
        <w:rPr>
          <w:rFonts w:ascii="Arial" w:hAnsi="Arial" w:cs="Arial"/>
          <w:sz w:val="20"/>
          <w:szCs w:val="20"/>
        </w:rPr>
      </w:pPr>
      <w:r w:rsidRPr="00F73438">
        <w:rPr>
          <w:rFonts w:ascii="Arial" w:hAnsi="Arial" w:cs="Arial"/>
          <w:sz w:val="20"/>
          <w:szCs w:val="20"/>
        </w:rPr>
        <w:t xml:space="preserve">After several iterations of exploring and conditioning on the data, </w:t>
      </w:r>
      <w:r w:rsidR="00BB104A">
        <w:rPr>
          <w:rFonts w:ascii="Arial" w:hAnsi="Arial" w:cs="Arial"/>
          <w:sz w:val="20"/>
          <w:szCs w:val="20"/>
        </w:rPr>
        <w:t>we</w:t>
      </w:r>
      <w:r w:rsidRPr="00F73438">
        <w:rPr>
          <w:rFonts w:ascii="Arial" w:hAnsi="Arial" w:cs="Arial"/>
          <w:sz w:val="20"/>
          <w:szCs w:val="20"/>
        </w:rPr>
        <w:t xml:space="preserve"> have built a useful algorithm for predicting the </w:t>
      </w:r>
      <w:r w:rsidR="00BB104A">
        <w:rPr>
          <w:rFonts w:ascii="Arial" w:hAnsi="Arial" w:cs="Arial"/>
          <w:sz w:val="20"/>
          <w:szCs w:val="20"/>
        </w:rPr>
        <w:t>Census Income</w:t>
      </w:r>
      <w:r w:rsidRPr="00F73438">
        <w:rPr>
          <w:rFonts w:ascii="Arial" w:hAnsi="Arial" w:cs="Arial"/>
          <w:sz w:val="20"/>
          <w:szCs w:val="20"/>
        </w:rPr>
        <w:t xml:space="preserve">. The technique applied in this project is a manual implementation of a simple machine learning model, the </w:t>
      </w:r>
      <w:r w:rsidR="00BB104A">
        <w:rPr>
          <w:rFonts w:ascii="Arial" w:hAnsi="Arial" w:cs="Arial"/>
          <w:sz w:val="20"/>
          <w:szCs w:val="20"/>
        </w:rPr>
        <w:t>Random Forest</w:t>
      </w:r>
      <w:r w:rsidRPr="00F73438">
        <w:rPr>
          <w:rFonts w:ascii="Arial" w:hAnsi="Arial" w:cs="Arial"/>
          <w:sz w:val="20"/>
          <w:szCs w:val="20"/>
        </w:rPr>
        <w:t xml:space="preserve">. </w:t>
      </w:r>
    </w:p>
    <w:p w14:paraId="3BB7784D" w14:textId="77777777" w:rsidR="00BB104A" w:rsidRDefault="00BB104A" w:rsidP="00BB104A">
      <w:pPr>
        <w:rPr>
          <w:rFonts w:ascii="Arial" w:hAnsi="Arial" w:cs="Arial"/>
          <w:sz w:val="20"/>
          <w:szCs w:val="20"/>
        </w:rPr>
      </w:pPr>
      <w:r>
        <w:rPr>
          <w:rFonts w:ascii="Arial" w:hAnsi="Arial" w:cs="Arial"/>
          <w:sz w:val="20"/>
          <w:szCs w:val="20"/>
        </w:rPr>
        <w:t>We can conclude that Random Forest algorithm is performing best among all the algorithms.</w:t>
      </w:r>
    </w:p>
    <w:p w14:paraId="5C1F66CC" w14:textId="77777777" w:rsidR="00BB104A" w:rsidRPr="00A318A2" w:rsidRDefault="00BB104A">
      <w:pPr>
        <w:rPr>
          <w:rFonts w:ascii="Arial" w:hAnsi="Arial" w:cs="Arial"/>
          <w:sz w:val="20"/>
          <w:szCs w:val="20"/>
        </w:rPr>
      </w:pPr>
    </w:p>
    <w:sectPr w:rsidR="00BB104A" w:rsidRPr="00A318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830BB"/>
    <w:multiLevelType w:val="multilevel"/>
    <w:tmpl w:val="4070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E32F5"/>
    <w:multiLevelType w:val="hybridMultilevel"/>
    <w:tmpl w:val="83B42A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B13FAD"/>
    <w:multiLevelType w:val="hybridMultilevel"/>
    <w:tmpl w:val="25C6AA56"/>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 w15:restartNumberingAfterBreak="0">
    <w:nsid w:val="5E0111F2"/>
    <w:multiLevelType w:val="multilevel"/>
    <w:tmpl w:val="6A1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D54E4F"/>
    <w:multiLevelType w:val="hybridMultilevel"/>
    <w:tmpl w:val="CB48F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vangi Anand">
    <w15:presenceInfo w15:providerId="None" w15:userId="Shivangi An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32A"/>
    <w:rsid w:val="00052E3E"/>
    <w:rsid w:val="000859AC"/>
    <w:rsid w:val="000C0679"/>
    <w:rsid w:val="000F7E1C"/>
    <w:rsid w:val="00110570"/>
    <w:rsid w:val="00113D22"/>
    <w:rsid w:val="00116792"/>
    <w:rsid w:val="00123124"/>
    <w:rsid w:val="0015467C"/>
    <w:rsid w:val="001629EB"/>
    <w:rsid w:val="001743F1"/>
    <w:rsid w:val="0018218E"/>
    <w:rsid w:val="001E19A0"/>
    <w:rsid w:val="002272C5"/>
    <w:rsid w:val="00237BF3"/>
    <w:rsid w:val="00266EFB"/>
    <w:rsid w:val="002872EE"/>
    <w:rsid w:val="002C20BE"/>
    <w:rsid w:val="002C5590"/>
    <w:rsid w:val="002F0C48"/>
    <w:rsid w:val="002F28A7"/>
    <w:rsid w:val="00303827"/>
    <w:rsid w:val="003060B4"/>
    <w:rsid w:val="00306180"/>
    <w:rsid w:val="0033342E"/>
    <w:rsid w:val="00336806"/>
    <w:rsid w:val="00343719"/>
    <w:rsid w:val="003B43C0"/>
    <w:rsid w:val="003D422A"/>
    <w:rsid w:val="00417C00"/>
    <w:rsid w:val="00471DC1"/>
    <w:rsid w:val="00476FB8"/>
    <w:rsid w:val="004A1D3B"/>
    <w:rsid w:val="004A4754"/>
    <w:rsid w:val="00535442"/>
    <w:rsid w:val="00564F06"/>
    <w:rsid w:val="00565811"/>
    <w:rsid w:val="005F05F5"/>
    <w:rsid w:val="005F3C7C"/>
    <w:rsid w:val="005F71F9"/>
    <w:rsid w:val="006028D8"/>
    <w:rsid w:val="006A21FF"/>
    <w:rsid w:val="006B2D7C"/>
    <w:rsid w:val="007222C8"/>
    <w:rsid w:val="007412A8"/>
    <w:rsid w:val="00774164"/>
    <w:rsid w:val="00777B93"/>
    <w:rsid w:val="007C4722"/>
    <w:rsid w:val="00836D72"/>
    <w:rsid w:val="00846A67"/>
    <w:rsid w:val="0089163A"/>
    <w:rsid w:val="008A5732"/>
    <w:rsid w:val="008E2F3B"/>
    <w:rsid w:val="008F1669"/>
    <w:rsid w:val="008F2EAF"/>
    <w:rsid w:val="00904370"/>
    <w:rsid w:val="00983774"/>
    <w:rsid w:val="009970AD"/>
    <w:rsid w:val="009A7630"/>
    <w:rsid w:val="009B04FE"/>
    <w:rsid w:val="009B1AFE"/>
    <w:rsid w:val="009B6AC4"/>
    <w:rsid w:val="009D477B"/>
    <w:rsid w:val="00A129DE"/>
    <w:rsid w:val="00A318A2"/>
    <w:rsid w:val="00A36306"/>
    <w:rsid w:val="00A51205"/>
    <w:rsid w:val="00AC19DD"/>
    <w:rsid w:val="00AC432A"/>
    <w:rsid w:val="00AD7B17"/>
    <w:rsid w:val="00AE6875"/>
    <w:rsid w:val="00B309DB"/>
    <w:rsid w:val="00B71720"/>
    <w:rsid w:val="00B7253B"/>
    <w:rsid w:val="00B77A13"/>
    <w:rsid w:val="00BB104A"/>
    <w:rsid w:val="00BB37D2"/>
    <w:rsid w:val="00BD22C2"/>
    <w:rsid w:val="00C113CB"/>
    <w:rsid w:val="00C4342C"/>
    <w:rsid w:val="00C43BFC"/>
    <w:rsid w:val="00C45448"/>
    <w:rsid w:val="00C53BFF"/>
    <w:rsid w:val="00C71A12"/>
    <w:rsid w:val="00CD06FD"/>
    <w:rsid w:val="00CF5894"/>
    <w:rsid w:val="00D34C0F"/>
    <w:rsid w:val="00D65E98"/>
    <w:rsid w:val="00D95618"/>
    <w:rsid w:val="00DC59AD"/>
    <w:rsid w:val="00DC70C1"/>
    <w:rsid w:val="00DC75AF"/>
    <w:rsid w:val="00DE3E5B"/>
    <w:rsid w:val="00E034C4"/>
    <w:rsid w:val="00E07F92"/>
    <w:rsid w:val="00E11200"/>
    <w:rsid w:val="00E16A98"/>
    <w:rsid w:val="00E739DA"/>
    <w:rsid w:val="00E90BE9"/>
    <w:rsid w:val="00EA1662"/>
    <w:rsid w:val="00EE72E5"/>
    <w:rsid w:val="00EF48D0"/>
    <w:rsid w:val="00EF63CF"/>
    <w:rsid w:val="00F3463F"/>
    <w:rsid w:val="00F43182"/>
    <w:rsid w:val="00F6632A"/>
    <w:rsid w:val="00F734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5163"/>
  <w15:chartTrackingRefBased/>
  <w15:docId w15:val="{8BDC4267-30B2-40F9-8AEA-628A856F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7B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7BF3"/>
    <w:rPr>
      <w:rFonts w:ascii="Times New Roman" w:eastAsia="Times New Roman" w:hAnsi="Times New Roman" w:cs="Times New Roman"/>
      <w:b/>
      <w:bCs/>
      <w:sz w:val="36"/>
      <w:szCs w:val="36"/>
      <w:lang w:eastAsia="en-IN"/>
    </w:rPr>
  </w:style>
  <w:style w:type="character" w:customStyle="1" w:styleId="text-h5">
    <w:name w:val="text-h5"/>
    <w:basedOn w:val="DefaultParagraphFont"/>
    <w:rsid w:val="00237BF3"/>
  </w:style>
  <w:style w:type="paragraph" w:styleId="NormalWeb">
    <w:name w:val="Normal (Web)"/>
    <w:basedOn w:val="Normal"/>
    <w:uiPriority w:val="99"/>
    <w:semiHidden/>
    <w:unhideWhenUsed/>
    <w:rsid w:val="00237B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7BF3"/>
    <w:rPr>
      <w:color w:val="0000FF"/>
      <w:u w:val="single"/>
    </w:rPr>
  </w:style>
  <w:style w:type="character" w:styleId="Emphasis">
    <w:name w:val="Emphasis"/>
    <w:basedOn w:val="DefaultParagraphFont"/>
    <w:uiPriority w:val="20"/>
    <w:qFormat/>
    <w:rsid w:val="00237BF3"/>
    <w:rPr>
      <w:i/>
      <w:iCs/>
    </w:rPr>
  </w:style>
  <w:style w:type="paragraph" w:styleId="ListParagraph">
    <w:name w:val="List Paragraph"/>
    <w:basedOn w:val="Normal"/>
    <w:uiPriority w:val="34"/>
    <w:qFormat/>
    <w:rsid w:val="008E2F3B"/>
    <w:pPr>
      <w:ind w:left="720"/>
      <w:contextualSpacing/>
    </w:pPr>
  </w:style>
  <w:style w:type="paragraph" w:styleId="HTMLPreformatted">
    <w:name w:val="HTML Preformatted"/>
    <w:basedOn w:val="Normal"/>
    <w:link w:val="HTMLPreformattedChar"/>
    <w:uiPriority w:val="99"/>
    <w:semiHidden/>
    <w:unhideWhenUsed/>
    <w:rsid w:val="0030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618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06180"/>
    <w:rPr>
      <w:rFonts w:ascii="Courier New" w:eastAsia="Times New Roman" w:hAnsi="Courier New" w:cs="Courier New"/>
      <w:sz w:val="20"/>
      <w:szCs w:val="20"/>
    </w:rPr>
  </w:style>
  <w:style w:type="table" w:styleId="TableGrid">
    <w:name w:val="Table Grid"/>
    <w:basedOn w:val="TableNormal"/>
    <w:uiPriority w:val="39"/>
    <w:rsid w:val="004A4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904370"/>
  </w:style>
  <w:style w:type="character" w:customStyle="1" w:styleId="nn">
    <w:name w:val="nn"/>
    <w:basedOn w:val="DefaultParagraphFont"/>
    <w:rsid w:val="00904370"/>
  </w:style>
  <w:style w:type="character" w:customStyle="1" w:styleId="n">
    <w:name w:val="n"/>
    <w:basedOn w:val="DefaultParagraphFont"/>
    <w:rsid w:val="00904370"/>
  </w:style>
  <w:style w:type="character" w:styleId="CommentReference">
    <w:name w:val="annotation reference"/>
    <w:basedOn w:val="DefaultParagraphFont"/>
    <w:uiPriority w:val="99"/>
    <w:semiHidden/>
    <w:unhideWhenUsed/>
    <w:rsid w:val="007C4722"/>
    <w:rPr>
      <w:sz w:val="16"/>
      <w:szCs w:val="16"/>
    </w:rPr>
  </w:style>
  <w:style w:type="paragraph" w:styleId="CommentText">
    <w:name w:val="annotation text"/>
    <w:basedOn w:val="Normal"/>
    <w:link w:val="CommentTextChar"/>
    <w:uiPriority w:val="99"/>
    <w:semiHidden/>
    <w:unhideWhenUsed/>
    <w:rsid w:val="007C4722"/>
    <w:pPr>
      <w:spacing w:line="240" w:lineRule="auto"/>
    </w:pPr>
    <w:rPr>
      <w:sz w:val="20"/>
      <w:szCs w:val="20"/>
    </w:rPr>
  </w:style>
  <w:style w:type="character" w:customStyle="1" w:styleId="CommentTextChar">
    <w:name w:val="Comment Text Char"/>
    <w:basedOn w:val="DefaultParagraphFont"/>
    <w:link w:val="CommentText"/>
    <w:uiPriority w:val="99"/>
    <w:semiHidden/>
    <w:rsid w:val="007C4722"/>
    <w:rPr>
      <w:sz w:val="20"/>
      <w:szCs w:val="20"/>
    </w:rPr>
  </w:style>
  <w:style w:type="paragraph" w:styleId="CommentSubject">
    <w:name w:val="annotation subject"/>
    <w:basedOn w:val="CommentText"/>
    <w:next w:val="CommentText"/>
    <w:link w:val="CommentSubjectChar"/>
    <w:uiPriority w:val="99"/>
    <w:semiHidden/>
    <w:unhideWhenUsed/>
    <w:rsid w:val="007C4722"/>
    <w:rPr>
      <w:b/>
      <w:bCs/>
    </w:rPr>
  </w:style>
  <w:style w:type="character" w:customStyle="1" w:styleId="CommentSubjectChar">
    <w:name w:val="Comment Subject Char"/>
    <w:basedOn w:val="CommentTextChar"/>
    <w:link w:val="CommentSubject"/>
    <w:uiPriority w:val="99"/>
    <w:semiHidden/>
    <w:rsid w:val="007C472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91365">
      <w:bodyDiv w:val="1"/>
      <w:marLeft w:val="0"/>
      <w:marRight w:val="0"/>
      <w:marTop w:val="0"/>
      <w:marBottom w:val="0"/>
      <w:divBdr>
        <w:top w:val="none" w:sz="0" w:space="0" w:color="auto"/>
        <w:left w:val="none" w:sz="0" w:space="0" w:color="auto"/>
        <w:bottom w:val="none" w:sz="0" w:space="0" w:color="auto"/>
        <w:right w:val="none" w:sz="0" w:space="0" w:color="auto"/>
      </w:divBdr>
      <w:divsChild>
        <w:div w:id="277563394">
          <w:marLeft w:val="0"/>
          <w:marRight w:val="0"/>
          <w:marTop w:val="0"/>
          <w:marBottom w:val="0"/>
          <w:divBdr>
            <w:top w:val="none" w:sz="0" w:space="0" w:color="auto"/>
            <w:left w:val="none" w:sz="0" w:space="0" w:color="auto"/>
            <w:bottom w:val="none" w:sz="0" w:space="0" w:color="auto"/>
            <w:right w:val="none" w:sz="0" w:space="0" w:color="auto"/>
          </w:divBdr>
          <w:divsChild>
            <w:div w:id="438336030">
              <w:marLeft w:val="0"/>
              <w:marRight w:val="0"/>
              <w:marTop w:val="0"/>
              <w:marBottom w:val="0"/>
              <w:divBdr>
                <w:top w:val="none" w:sz="0" w:space="0" w:color="auto"/>
                <w:left w:val="none" w:sz="0" w:space="0" w:color="auto"/>
                <w:bottom w:val="none" w:sz="0" w:space="0" w:color="auto"/>
                <w:right w:val="none" w:sz="0" w:space="0" w:color="auto"/>
              </w:divBdr>
              <w:divsChild>
                <w:div w:id="12922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5305">
      <w:bodyDiv w:val="1"/>
      <w:marLeft w:val="0"/>
      <w:marRight w:val="0"/>
      <w:marTop w:val="0"/>
      <w:marBottom w:val="0"/>
      <w:divBdr>
        <w:top w:val="none" w:sz="0" w:space="0" w:color="auto"/>
        <w:left w:val="none" w:sz="0" w:space="0" w:color="auto"/>
        <w:bottom w:val="none" w:sz="0" w:space="0" w:color="auto"/>
        <w:right w:val="none" w:sz="0" w:space="0" w:color="auto"/>
      </w:divBdr>
    </w:div>
    <w:div w:id="581649287">
      <w:bodyDiv w:val="1"/>
      <w:marLeft w:val="0"/>
      <w:marRight w:val="0"/>
      <w:marTop w:val="0"/>
      <w:marBottom w:val="0"/>
      <w:divBdr>
        <w:top w:val="none" w:sz="0" w:space="0" w:color="auto"/>
        <w:left w:val="none" w:sz="0" w:space="0" w:color="auto"/>
        <w:bottom w:val="none" w:sz="0" w:space="0" w:color="auto"/>
        <w:right w:val="none" w:sz="0" w:space="0" w:color="auto"/>
      </w:divBdr>
    </w:div>
    <w:div w:id="1781874848">
      <w:bodyDiv w:val="1"/>
      <w:marLeft w:val="0"/>
      <w:marRight w:val="0"/>
      <w:marTop w:val="0"/>
      <w:marBottom w:val="0"/>
      <w:divBdr>
        <w:top w:val="none" w:sz="0" w:space="0" w:color="auto"/>
        <w:left w:val="none" w:sz="0" w:space="0" w:color="auto"/>
        <w:bottom w:val="none" w:sz="0" w:space="0" w:color="auto"/>
        <w:right w:val="none" w:sz="0" w:space="0" w:color="auto"/>
      </w:divBdr>
      <w:divsChild>
        <w:div w:id="1618294298">
          <w:marLeft w:val="0"/>
          <w:marRight w:val="0"/>
          <w:marTop w:val="0"/>
          <w:marBottom w:val="0"/>
          <w:divBdr>
            <w:top w:val="none" w:sz="0" w:space="0" w:color="auto"/>
            <w:left w:val="none" w:sz="0" w:space="0" w:color="auto"/>
            <w:bottom w:val="none" w:sz="0" w:space="0" w:color="auto"/>
            <w:right w:val="none" w:sz="0" w:space="0" w:color="auto"/>
          </w:divBdr>
        </w:div>
        <w:div w:id="801729847">
          <w:marLeft w:val="0"/>
          <w:marRight w:val="0"/>
          <w:marTop w:val="0"/>
          <w:marBottom w:val="0"/>
          <w:divBdr>
            <w:top w:val="none" w:sz="0" w:space="0" w:color="auto"/>
            <w:left w:val="none" w:sz="0" w:space="0" w:color="auto"/>
            <w:bottom w:val="none" w:sz="0" w:space="0" w:color="auto"/>
            <w:right w:val="none" w:sz="0" w:space="0" w:color="auto"/>
          </w:divBdr>
          <w:divsChild>
            <w:div w:id="696589782">
              <w:marLeft w:val="0"/>
              <w:marRight w:val="0"/>
              <w:marTop w:val="120"/>
              <w:marBottom w:val="0"/>
              <w:divBdr>
                <w:top w:val="none" w:sz="0" w:space="0" w:color="auto"/>
                <w:left w:val="none" w:sz="0" w:space="0" w:color="auto"/>
                <w:bottom w:val="none" w:sz="0" w:space="0" w:color="auto"/>
                <w:right w:val="none" w:sz="0" w:space="0" w:color="auto"/>
              </w:divBdr>
            </w:div>
          </w:divsChild>
        </w:div>
        <w:div w:id="54747943">
          <w:marLeft w:val="0"/>
          <w:marRight w:val="0"/>
          <w:marTop w:val="0"/>
          <w:marBottom w:val="0"/>
          <w:divBdr>
            <w:top w:val="none" w:sz="0" w:space="0" w:color="auto"/>
            <w:left w:val="none" w:sz="0" w:space="0" w:color="auto"/>
            <w:bottom w:val="none" w:sz="0" w:space="0" w:color="auto"/>
            <w:right w:val="none" w:sz="0" w:space="0" w:color="auto"/>
          </w:divBdr>
          <w:divsChild>
            <w:div w:id="608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www.census.gov/en.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Pages>18</Pages>
  <Words>2692</Words>
  <Characters>15350</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Kshitij Chawla</cp:lastModifiedBy>
  <cp:revision>86</cp:revision>
  <dcterms:created xsi:type="dcterms:W3CDTF">2021-06-21T09:01:00Z</dcterms:created>
  <dcterms:modified xsi:type="dcterms:W3CDTF">2021-06-26T08:41:00Z</dcterms:modified>
</cp:coreProperties>
</file>